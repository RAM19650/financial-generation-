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2727117" w14:textId="38ABBD24" w:rsidR="0008693F" w:rsidRDefault="00F458E2" w:rsidP="00237598">
      <w:pPr>
        <w:rPr>
          <w:rFonts w:ascii="Nirmala UI" w:hAnsi="Nirmala UI" w:cs="Nirmala UI"/>
          <w:noProof/>
          <w:color w:val="000000" w:themeColor="text1"/>
          <w:sz w:val="16"/>
          <w:szCs w:val="16"/>
          <w:lang w:val="en-US"/>
        </w:rPr>
      </w:pPr>
      <w:r>
        <w:rPr>
          <w:rFonts w:ascii="Nirmala UI" w:hAnsi="Nirmala UI" w:cs="Nirmala UI"/>
          <w:noProof/>
          <w:color w:val="000000" w:themeColor="text1"/>
          <w:sz w:val="16"/>
          <w:szCs w:val="16"/>
          <w:lang w:val="en-US"/>
        </w:rPr>
        <w:drawing>
          <wp:anchor distT="0" distB="0" distL="114300" distR="114300" simplePos="0" relativeHeight="251657728" behindDoc="0" locked="0" layoutInCell="1" allowOverlap="1" wp14:anchorId="54169168" wp14:editId="035725EC">
            <wp:simplePos x="0" y="0"/>
            <wp:positionH relativeFrom="column">
              <wp:posOffset>-1409700</wp:posOffset>
            </wp:positionH>
            <wp:positionV relativeFrom="paragraph">
              <wp:posOffset>-1009650</wp:posOffset>
            </wp:positionV>
            <wp:extent cx="8463280" cy="10858500"/>
            <wp:effectExtent l="0" t="0" r="0" b="0"/>
            <wp:wrapNone/>
            <wp:docPr id="761035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5081" name="Picture 761035081"/>
                    <pic:cNvPicPr/>
                  </pic:nvPicPr>
                  <pic:blipFill>
                    <a:blip r:embed="rId8">
                      <a:extLst>
                        <a:ext uri="{28A0092B-C50C-407E-A947-70E740481C1C}">
                          <a14:useLocalDpi xmlns:a14="http://schemas.microsoft.com/office/drawing/2010/main" val="0"/>
                        </a:ext>
                      </a:extLst>
                    </a:blip>
                    <a:stretch>
                      <a:fillRect/>
                    </a:stretch>
                  </pic:blipFill>
                  <pic:spPr>
                    <a:xfrm>
                      <a:off x="0" y="0"/>
                      <a:ext cx="8463280" cy="10858500"/>
                    </a:xfrm>
                    <a:prstGeom prst="rect">
                      <a:avLst/>
                    </a:prstGeom>
                  </pic:spPr>
                </pic:pic>
              </a:graphicData>
            </a:graphic>
            <wp14:sizeRelH relativeFrom="margin">
              <wp14:pctWidth>0</wp14:pctWidth>
            </wp14:sizeRelH>
            <wp14:sizeRelV relativeFrom="margin">
              <wp14:pctHeight>0</wp14:pctHeight>
            </wp14:sizeRelV>
          </wp:anchor>
        </w:drawing>
      </w:r>
      <w:r w:rsidR="00237598" w:rsidRPr="00237598">
        <w:rPr>
          <w:rFonts w:ascii="Nirmala UI" w:hAnsi="Nirmala UI" w:cs="Nirmala UI"/>
          <w:noProof/>
          <w:color w:val="000000" w:themeColor="text1"/>
          <w:sz w:val="16"/>
          <w:szCs w:val="16"/>
          <w:lang w:val="en-US"/>
        </w:rPr>
        <w:t xml:space="preserve">                                            </w:t>
      </w:r>
      <w:r w:rsidR="00237598">
        <w:rPr>
          <w:rFonts w:ascii="Nirmala UI" w:hAnsi="Nirmala UI" w:cs="Nirmala UI"/>
          <w:noProof/>
          <w:color w:val="000000" w:themeColor="text1"/>
          <w:sz w:val="16"/>
          <w:szCs w:val="16"/>
          <w:lang w:val="en-US"/>
        </w:rPr>
        <w:t xml:space="preserve">                             </w:t>
      </w:r>
      <w:r w:rsidR="002B443B">
        <w:rPr>
          <w:rFonts w:ascii="Nirmala UI" w:hAnsi="Nirmala UI" w:cs="Nirmala UI"/>
          <w:noProof/>
          <w:color w:val="000000" w:themeColor="text1"/>
          <w:sz w:val="16"/>
          <w:szCs w:val="16"/>
          <w:lang w:val="en-US"/>
        </w:rPr>
        <w:t xml:space="preserve"> </w:t>
      </w:r>
    </w:p>
    <w:p w14:paraId="558F64D1" w14:textId="55D12B87" w:rsidR="003D442B" w:rsidRDefault="003D2931">
      <w:pPr>
        <w:rPr>
          <w:rFonts w:ascii="Nirmala UI" w:hAnsi="Nirmala UI" w:cs="Nirmala UI"/>
          <w:noProof/>
          <w:color w:val="000000" w:themeColor="text1"/>
          <w:sz w:val="16"/>
          <w:szCs w:val="16"/>
          <w:lang w:val="en-US"/>
        </w:rPr>
      </w:pPr>
      <w:r>
        <w:rPr>
          <w:noProof/>
        </w:rPr>
        <mc:AlternateContent>
          <mc:Choice Requires="wps">
            <w:drawing>
              <wp:anchor distT="0" distB="0" distL="114300" distR="114300" simplePos="0" relativeHeight="251652608" behindDoc="1" locked="0" layoutInCell="1" allowOverlap="1" wp14:anchorId="20DA0469" wp14:editId="5FCF11CC">
                <wp:simplePos x="0" y="0"/>
                <wp:positionH relativeFrom="column">
                  <wp:posOffset>1419225</wp:posOffset>
                </wp:positionH>
                <wp:positionV relativeFrom="page">
                  <wp:posOffset>3286125</wp:posOffset>
                </wp:positionV>
                <wp:extent cx="2602865" cy="867410"/>
                <wp:effectExtent l="0" t="723900" r="0" b="732790"/>
                <wp:wrapNone/>
                <wp:docPr id="1137498566" name="Text Box 1"/>
                <wp:cNvGraphicFramePr/>
                <a:graphic xmlns:a="http://schemas.openxmlformats.org/drawingml/2006/main">
                  <a:graphicData uri="http://schemas.microsoft.com/office/word/2010/wordprocessingShape">
                    <wps:wsp>
                      <wps:cNvSpPr txBox="1"/>
                      <wps:spPr>
                        <a:xfrm rot="2618100">
                          <a:off x="0" y="0"/>
                          <a:ext cx="2602865" cy="867410"/>
                        </a:xfrm>
                        <a:prstGeom prst="rect">
                          <a:avLst/>
                        </a:prstGeom>
                        <a:noFill/>
                        <a:ln>
                          <a:noFill/>
                        </a:ln>
                      </wps:spPr>
                      <wps:txbx>
                        <w:txbxContent>
                          <w:p w14:paraId="094B21CE" w14:textId="58C5B2D8" w:rsidR="009E5D01" w:rsidRPr="003D2931" w:rsidRDefault="009E5D01" w:rsidP="003D2931">
                            <w:pPr>
                              <w:jc w:val="center"/>
                              <w:rPr>
                                <w:rFonts w:ascii="Nirmala UI" w:hAnsi="Nirmala UI" w:cs="Nirmala UI"/>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Nirmala UI" w:hAnsi="Nirmala UI" w:cs="Nirmala UI"/>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Start pages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0DA0469" id="_x0000_t202" coordsize="21600,21600" o:spt="202" path="m,l,21600r21600,l21600,xe">
                <v:stroke joinstyle="miter"/>
                <v:path gradientshapeok="t" o:connecttype="rect"/>
              </v:shapetype>
              <v:shape id="Text Box 1" o:spid="_x0000_s1026" type="#_x0000_t202" style="position:absolute;margin-left:111.75pt;margin-top:258.75pt;width:204.95pt;height:68.3pt;rotation:2859663fd;z-index:-25166387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" filled="f" stroked="f">
                <v:textbox style="mso-fit-shape-to-text:t">
                  <w:txbxContent>
                    <w:p w14:paraId="094B21CE" w14:textId="58C5B2D8" w:rsidR="009E5D01" w:rsidRPr="003D2931" w:rsidRDefault="009E5D01" w:rsidP="003D2931">
                      <w:pPr>
                        <w:jc w:val="center"/>
                        <w:rPr>
                          <w:rFonts w:ascii="Nirmala UI" w:hAnsi="Nirmala UI" w:cs="Nirmala UI"/>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Nirmala UI" w:hAnsi="Nirmala UI" w:cs="Nirmala UI"/>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Start pages</w:t>
                      </w:r>
                    </w:p>
                  </w:txbxContent>
                </v:textbox>
                <w10:wrap anchory="page"/>
              </v:shape>
            </w:pict>
          </mc:Fallback>
        </mc:AlternateContent>
      </w:r>
      <w:r w:rsidR="0008693F">
        <w:rPr>
          <w:rFonts w:ascii="Nirmala UI" w:hAnsi="Nirmala UI" w:cs="Nirmala UI"/>
          <w:noProof/>
          <w:color w:val="000000" w:themeColor="text1"/>
          <w:sz w:val="16"/>
          <w:szCs w:val="16"/>
          <w:lang w:val="en-US"/>
        </w:rPr>
        <w:br w:type="page"/>
      </w:r>
    </w:p>
    <w:p w14:paraId="5860D14E" w14:textId="4954DBC5"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lastRenderedPageBreak/>
        <w:t>“BUSINESS ANALYTICS IN</w:t>
      </w:r>
      <w:r w:rsidR="00A36252" w:rsidRPr="00AA002B">
        <w:rPr>
          <w:rFonts w:ascii="Nirmala UI" w:hAnsi="Nirmala UI" w:cs="Nirmala UI"/>
          <w:b/>
          <w:bCs/>
          <w:noProof/>
          <w:color w:val="000000" w:themeColor="text1"/>
          <w:sz w:val="32"/>
          <w:szCs w:val="32"/>
          <w:lang w:val="en-US"/>
        </w:rPr>
        <w:t xml:space="preserve"> </w:t>
      </w:r>
      <w:r w:rsidR="00BD41A3" w:rsidRPr="00AA002B">
        <w:rPr>
          <w:rFonts w:ascii="Nirmala UI" w:hAnsi="Nirmala UI" w:cs="Nirmala UI"/>
          <w:b/>
          <w:bCs/>
          <w:noProof/>
          <w:color w:val="000000" w:themeColor="text1"/>
          <w:sz w:val="32"/>
          <w:szCs w:val="32"/>
          <w:lang w:val="en-US"/>
        </w:rPr>
        <w:t>FINANCIAL DEPARTMENT</w:t>
      </w:r>
    </w:p>
    <w:p w14:paraId="65F2DDB2" w14:textId="004A34D2"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ACTIVITIES IN</w:t>
      </w:r>
      <w:r w:rsidR="00BD41A3" w:rsidRPr="00AA002B">
        <w:rPr>
          <w:rFonts w:ascii="Nirmala UI" w:hAnsi="Nirmala UI" w:cs="Nirmala UI"/>
          <w:b/>
          <w:bCs/>
          <w:noProof/>
          <w:color w:val="000000" w:themeColor="text1"/>
          <w:sz w:val="32"/>
          <w:szCs w:val="32"/>
          <w:lang w:val="en-US"/>
        </w:rPr>
        <w:t xml:space="preserve"> </w:t>
      </w:r>
      <w:r w:rsidRPr="00AA002B">
        <w:rPr>
          <w:rFonts w:ascii="Nirmala UI" w:hAnsi="Nirmala UI" w:cs="Nirmala UI"/>
          <w:b/>
          <w:bCs/>
          <w:noProof/>
          <w:color w:val="000000" w:themeColor="text1"/>
          <w:sz w:val="32"/>
          <w:szCs w:val="32"/>
          <w:lang w:val="en-US"/>
        </w:rPr>
        <w:t>AIRPORTS</w:t>
      </w:r>
      <w:r w:rsidR="00BD41A3" w:rsidRPr="00AA002B">
        <w:rPr>
          <w:rFonts w:ascii="Nirmala UI" w:hAnsi="Nirmala UI" w:cs="Nirmala UI"/>
          <w:b/>
          <w:bCs/>
          <w:noProof/>
          <w:color w:val="000000" w:themeColor="text1"/>
          <w:sz w:val="32"/>
          <w:szCs w:val="32"/>
          <w:lang w:val="en-US"/>
        </w:rPr>
        <w:t xml:space="preserve"> AUTHORITY OF INDIA"</w:t>
      </w:r>
    </w:p>
    <w:p w14:paraId="312FF2F2" w14:textId="4AD42A26" w:rsidR="00C8310B" w:rsidRPr="00AA002B" w:rsidRDefault="00C8310B" w:rsidP="00AA002B">
      <w:pPr>
        <w:jc w:val="center"/>
        <w:rPr>
          <w:rFonts w:ascii="Nirmala UI" w:hAnsi="Nirmala UI" w:cs="Nirmala UI"/>
          <w:b/>
          <w:bCs/>
          <w:noProof/>
          <w:color w:val="000000" w:themeColor="text1"/>
          <w:sz w:val="32"/>
          <w:szCs w:val="32"/>
          <w:lang w:val="en-US"/>
        </w:rPr>
      </w:pPr>
    </w:p>
    <w:p w14:paraId="1787FC5E" w14:textId="5DDD21F9" w:rsidR="00C8310B" w:rsidRPr="00AA002B" w:rsidRDefault="00C8310B" w:rsidP="00AA002B">
      <w:pPr>
        <w:jc w:val="center"/>
        <w:rPr>
          <w:rFonts w:ascii="Nirmala UI" w:hAnsi="Nirmala UI" w:cs="Nirmala UI"/>
          <w:b/>
          <w:bCs/>
          <w:noProof/>
          <w:color w:val="000000" w:themeColor="text1"/>
          <w:sz w:val="32"/>
          <w:szCs w:val="32"/>
          <w:lang w:val="en-US"/>
        </w:rPr>
      </w:pPr>
    </w:p>
    <w:p w14:paraId="56E95C71" w14:textId="340EE6E6"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MASTER OF BUSINESS ADMINISTRATION</w:t>
      </w:r>
    </w:p>
    <w:p w14:paraId="518C4107" w14:textId="70A218DF"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SEMESTER III</w:t>
      </w:r>
    </w:p>
    <w:p w14:paraId="0CA78B8D" w14:textId="66B523DB" w:rsidR="00C8310B" w:rsidRPr="00AA002B" w:rsidRDefault="00C8310B" w:rsidP="00AA002B">
      <w:pPr>
        <w:jc w:val="center"/>
        <w:rPr>
          <w:rFonts w:ascii="Nirmala UI" w:hAnsi="Nirmala UI" w:cs="Nirmala UI"/>
          <w:b/>
          <w:bCs/>
          <w:noProof/>
          <w:color w:val="000000" w:themeColor="text1"/>
          <w:sz w:val="32"/>
          <w:szCs w:val="32"/>
          <w:lang w:val="en-US"/>
        </w:rPr>
      </w:pPr>
    </w:p>
    <w:p w14:paraId="12A16A2E" w14:textId="3B46E6EC"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SUBMITTED</w:t>
      </w:r>
    </w:p>
    <w:p w14:paraId="557324E7" w14:textId="02F8265B" w:rsidR="00C8310B" w:rsidRPr="00AA002B" w:rsidRDefault="00C8310B" w:rsidP="00AA002B">
      <w:pPr>
        <w:jc w:val="center"/>
        <w:rPr>
          <w:rFonts w:ascii="Nirmala UI" w:hAnsi="Nirmala UI" w:cs="Nirmala UI"/>
          <w:b/>
          <w:bCs/>
          <w:noProof/>
          <w:color w:val="000000" w:themeColor="text1"/>
          <w:sz w:val="32"/>
          <w:szCs w:val="32"/>
          <w:lang w:val="en-US"/>
        </w:rPr>
      </w:pPr>
    </w:p>
    <w:p w14:paraId="3D5B829E" w14:textId="6023A032"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IN PARTIAL FULFILLMENT OF THE REQUIREMENTS</w:t>
      </w:r>
    </w:p>
    <w:p w14:paraId="7AAEB2EC" w14:textId="1444F145"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FOR</w:t>
      </w:r>
    </w:p>
    <w:p w14:paraId="1B130B89" w14:textId="1C985AAB" w:rsidR="00C8310B" w:rsidRP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THE AWARD OF DEGREE OF</w:t>
      </w:r>
    </w:p>
    <w:p w14:paraId="6DE8B2EE" w14:textId="1BDB1C61" w:rsidR="00C8310B" w:rsidRPr="00AA002B" w:rsidRDefault="00E05D7D" w:rsidP="00AA002B">
      <w:pPr>
        <w:jc w:val="center"/>
        <w:rPr>
          <w:rFonts w:ascii="Nirmala UI" w:hAnsi="Nirmala UI" w:cs="Nirmala UI"/>
          <w:b/>
          <w:bCs/>
          <w:noProof/>
          <w:color w:val="000000" w:themeColor="text1"/>
          <w:sz w:val="32"/>
          <w:szCs w:val="32"/>
          <w:lang w:val="en-US"/>
        </w:rPr>
      </w:pPr>
      <w:r>
        <w:rPr>
          <w:rFonts w:ascii="Nirmala UI" w:hAnsi="Nirmala UI" w:cs="Nirmala UI"/>
          <w:b/>
          <w:bCs/>
          <w:noProof/>
          <w:color w:val="000000" w:themeColor="text1"/>
          <w:sz w:val="32"/>
          <w:szCs w:val="32"/>
          <w:lang w:val="en-US"/>
        </w:rPr>
        <w:drawing>
          <wp:anchor distT="0" distB="0" distL="114300" distR="114300" simplePos="0" relativeHeight="251681792" behindDoc="1" locked="0" layoutInCell="1" allowOverlap="1" wp14:anchorId="3B846604" wp14:editId="7AF7AE57">
            <wp:simplePos x="0" y="0"/>
            <wp:positionH relativeFrom="column">
              <wp:posOffset>-114299</wp:posOffset>
            </wp:positionH>
            <wp:positionV relativeFrom="page">
              <wp:posOffset>5909155</wp:posOffset>
            </wp:positionV>
            <wp:extent cx="5671038" cy="1850837"/>
            <wp:effectExtent l="0" t="0" r="6350" b="0"/>
            <wp:wrapNone/>
            <wp:docPr id="68868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1412" name="Picture 688681412"/>
                    <pic:cNvPicPr/>
                  </pic:nvPicPr>
                  <pic:blipFill>
                    <a:blip r:embed="rId9">
                      <a:extLst>
                        <a:ext uri="{28A0092B-C50C-407E-A947-70E740481C1C}">
                          <a14:useLocalDpi xmlns:a14="http://schemas.microsoft.com/office/drawing/2010/main" val="0"/>
                        </a:ext>
                      </a:extLst>
                    </a:blip>
                    <a:stretch>
                      <a:fillRect/>
                    </a:stretch>
                  </pic:blipFill>
                  <pic:spPr>
                    <a:xfrm>
                      <a:off x="0" y="0"/>
                      <a:ext cx="5683683" cy="1854964"/>
                    </a:xfrm>
                    <a:prstGeom prst="rect">
                      <a:avLst/>
                    </a:prstGeom>
                  </pic:spPr>
                </pic:pic>
              </a:graphicData>
            </a:graphic>
            <wp14:sizeRelH relativeFrom="margin">
              <wp14:pctWidth>0</wp14:pctWidth>
            </wp14:sizeRelH>
            <wp14:sizeRelV relativeFrom="margin">
              <wp14:pctHeight>0</wp14:pctHeight>
            </wp14:sizeRelV>
          </wp:anchor>
        </w:drawing>
      </w:r>
      <w:r w:rsidR="00C8310B" w:rsidRPr="00AA002B">
        <w:rPr>
          <w:rFonts w:ascii="Nirmala UI" w:hAnsi="Nirmala UI" w:cs="Nirmala UI"/>
          <w:b/>
          <w:bCs/>
          <w:noProof/>
          <w:color w:val="000000" w:themeColor="text1"/>
          <w:sz w:val="32"/>
          <w:szCs w:val="32"/>
          <w:lang w:val="en-US"/>
        </w:rPr>
        <w:t>MASTER OF BUSINESS ADMINISTRATION</w:t>
      </w:r>
    </w:p>
    <w:p w14:paraId="716282E4" w14:textId="77777777" w:rsidR="00C8310B" w:rsidRPr="00AA002B" w:rsidRDefault="00C8310B" w:rsidP="00AA002B">
      <w:pPr>
        <w:jc w:val="center"/>
        <w:rPr>
          <w:rFonts w:ascii="Nirmala UI" w:hAnsi="Nirmala UI" w:cs="Nirmala UI"/>
          <w:b/>
          <w:bCs/>
          <w:noProof/>
          <w:color w:val="000000" w:themeColor="text1"/>
          <w:sz w:val="32"/>
          <w:szCs w:val="32"/>
          <w:lang w:val="en-US"/>
        </w:rPr>
      </w:pPr>
    </w:p>
    <w:p w14:paraId="1C340C34" w14:textId="248E64AA" w:rsidR="00D241C9" w:rsidRPr="00AA002B" w:rsidRDefault="00D241C9" w:rsidP="00AA002B">
      <w:pPr>
        <w:jc w:val="center"/>
        <w:rPr>
          <w:rFonts w:ascii="Nirmala UI" w:hAnsi="Nirmala UI" w:cs="Nirmala UI"/>
          <w:b/>
          <w:bCs/>
          <w:noProof/>
          <w:color w:val="000000" w:themeColor="text1"/>
          <w:sz w:val="32"/>
          <w:szCs w:val="32"/>
          <w:lang w:val="en-US"/>
        </w:rPr>
      </w:pPr>
    </w:p>
    <w:p w14:paraId="034D4A90" w14:textId="77777777" w:rsidR="00D241C9" w:rsidRPr="00AA002B" w:rsidRDefault="00D241C9" w:rsidP="00AA002B">
      <w:pPr>
        <w:jc w:val="center"/>
        <w:rPr>
          <w:rFonts w:ascii="Nirmala UI" w:hAnsi="Nirmala UI" w:cs="Nirmala UI"/>
          <w:b/>
          <w:bCs/>
          <w:noProof/>
          <w:color w:val="000000" w:themeColor="text1"/>
          <w:sz w:val="32"/>
          <w:szCs w:val="32"/>
          <w:lang w:val="en-US"/>
        </w:rPr>
      </w:pPr>
    </w:p>
    <w:p w14:paraId="6C45E75D" w14:textId="77777777" w:rsidR="00D241C9" w:rsidRPr="00AA002B" w:rsidRDefault="00D241C9" w:rsidP="00AA002B">
      <w:pPr>
        <w:jc w:val="center"/>
        <w:rPr>
          <w:rFonts w:ascii="Nirmala UI" w:hAnsi="Nirmala UI" w:cs="Nirmala UI"/>
          <w:b/>
          <w:bCs/>
          <w:noProof/>
          <w:color w:val="000000" w:themeColor="text1"/>
          <w:sz w:val="32"/>
          <w:szCs w:val="32"/>
          <w:lang w:val="en-US"/>
        </w:rPr>
      </w:pPr>
    </w:p>
    <w:p w14:paraId="67707548" w14:textId="77777777" w:rsidR="00D241C9" w:rsidRPr="00AA002B" w:rsidRDefault="00D241C9" w:rsidP="00AA002B">
      <w:pPr>
        <w:jc w:val="center"/>
        <w:rPr>
          <w:rFonts w:ascii="Nirmala UI" w:hAnsi="Nirmala UI" w:cs="Nirmala UI"/>
          <w:b/>
          <w:bCs/>
          <w:noProof/>
          <w:color w:val="000000" w:themeColor="text1"/>
          <w:sz w:val="32"/>
          <w:szCs w:val="32"/>
          <w:lang w:val="en-US"/>
        </w:rPr>
      </w:pPr>
    </w:p>
    <w:p w14:paraId="22992AF8" w14:textId="1D3A9DA4" w:rsidR="005A409D" w:rsidRPr="00AA002B" w:rsidRDefault="00AA002B" w:rsidP="00AA002B">
      <w:pP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Andhra University School of International Business(AUSIB),</w:t>
      </w:r>
    </w:p>
    <w:p w14:paraId="284A949E" w14:textId="77777777" w:rsidR="00AA002B" w:rsidRDefault="00C8310B" w:rsidP="00AA002B">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Andhra University South Campus, Visakhapatnam,</w:t>
      </w:r>
      <w:r w:rsidR="00A76BD9" w:rsidRPr="00AA002B">
        <w:rPr>
          <w:rFonts w:ascii="Nirmala UI" w:hAnsi="Nirmala UI" w:cs="Nirmala UI"/>
          <w:b/>
          <w:bCs/>
          <w:noProof/>
          <w:color w:val="000000" w:themeColor="text1"/>
          <w:sz w:val="32"/>
          <w:szCs w:val="32"/>
          <w:lang w:val="en-US"/>
        </w:rPr>
        <w:t xml:space="preserve"> </w:t>
      </w:r>
    </w:p>
    <w:p w14:paraId="665D16F7" w14:textId="6380DD6A" w:rsidR="00A93AA6" w:rsidRPr="00606280" w:rsidRDefault="00C8310B" w:rsidP="00606280">
      <w:pPr>
        <w:jc w:val="center"/>
        <w:rPr>
          <w:rFonts w:ascii="Nirmala UI" w:hAnsi="Nirmala UI" w:cs="Nirmala UI"/>
          <w:b/>
          <w:bCs/>
          <w:noProof/>
          <w:color w:val="000000" w:themeColor="text1"/>
          <w:sz w:val="32"/>
          <w:szCs w:val="32"/>
          <w:lang w:val="en-US"/>
        </w:rPr>
      </w:pPr>
      <w:r w:rsidRPr="00AA002B">
        <w:rPr>
          <w:rFonts w:ascii="Nirmala UI" w:hAnsi="Nirmala UI" w:cs="Nirmala UI"/>
          <w:b/>
          <w:bCs/>
          <w:noProof/>
          <w:color w:val="000000" w:themeColor="text1"/>
          <w:sz w:val="32"/>
          <w:szCs w:val="32"/>
          <w:lang w:val="en-US"/>
        </w:rPr>
        <w:t>Andhra Pradesh,</w:t>
      </w:r>
      <w:r w:rsidR="00D241C9" w:rsidRPr="00AA002B">
        <w:rPr>
          <w:rFonts w:ascii="Nirmala UI" w:hAnsi="Nirmala UI" w:cs="Nirmala UI"/>
          <w:b/>
          <w:bCs/>
          <w:noProof/>
          <w:color w:val="000000" w:themeColor="text1"/>
          <w:sz w:val="32"/>
          <w:szCs w:val="32"/>
          <w:lang w:val="en-US"/>
        </w:rPr>
        <w:t xml:space="preserve"> </w:t>
      </w:r>
      <w:r w:rsidRPr="00AA002B">
        <w:rPr>
          <w:rFonts w:ascii="Nirmala UI" w:hAnsi="Nirmala UI" w:cs="Nirmala UI"/>
          <w:b/>
          <w:bCs/>
          <w:noProof/>
          <w:color w:val="000000" w:themeColor="text1"/>
          <w:sz w:val="32"/>
          <w:szCs w:val="32"/>
          <w:lang w:val="en-US"/>
        </w:rPr>
        <w:t>530003</w:t>
      </w:r>
      <w:r w:rsidR="00A76BD9" w:rsidRPr="00AA002B">
        <w:rPr>
          <w:rFonts w:ascii="Nirmala UI" w:hAnsi="Nirmala UI" w:cs="Nirmala UI"/>
          <w:b/>
          <w:bCs/>
          <w:noProof/>
          <w:color w:val="000000" w:themeColor="text1"/>
          <w:sz w:val="32"/>
          <w:szCs w:val="32"/>
          <w:lang w:val="en-US"/>
        </w:rPr>
        <w:t>,</w:t>
      </w:r>
      <w:r w:rsidR="00D241C9" w:rsidRPr="00AA002B">
        <w:rPr>
          <w:rFonts w:ascii="Nirmala UI" w:hAnsi="Nirmala UI" w:cs="Nirmala UI"/>
          <w:b/>
          <w:bCs/>
          <w:noProof/>
          <w:color w:val="000000" w:themeColor="text1"/>
          <w:sz w:val="32"/>
          <w:szCs w:val="32"/>
          <w:lang w:val="en-US"/>
        </w:rPr>
        <w:t xml:space="preserve"> </w:t>
      </w:r>
      <w:r w:rsidRPr="00AA002B">
        <w:rPr>
          <w:rFonts w:ascii="Nirmala UI" w:hAnsi="Nirmala UI" w:cs="Nirmala UI"/>
          <w:b/>
          <w:bCs/>
          <w:noProof/>
          <w:color w:val="000000" w:themeColor="text1"/>
          <w:sz w:val="32"/>
          <w:szCs w:val="32"/>
          <w:lang w:val="en-US"/>
        </w:rPr>
        <w:t>INDIA.</w:t>
      </w:r>
      <w:r w:rsidR="00AA002B">
        <w:rPr>
          <w:rFonts w:ascii="Nirmala UI" w:hAnsi="Nirmala UI" w:cs="Nirmala UI"/>
          <w:b/>
          <w:bCs/>
          <w:noProof/>
          <w:color w:val="000000" w:themeColor="text1"/>
          <w:sz w:val="36"/>
          <w:szCs w:val="36"/>
          <w:lang w:val="en-US"/>
        </w:rPr>
        <w:t xml:space="preserve">              </w:t>
      </w:r>
      <w:r w:rsidRPr="00AA002B">
        <w:rPr>
          <w:rFonts w:ascii="Nirmala UI" w:hAnsi="Nirmala UI" w:cs="Nirmala UI"/>
          <w:b/>
          <w:bCs/>
          <w:noProof/>
          <w:color w:val="000000" w:themeColor="text1"/>
          <w:sz w:val="36"/>
          <w:szCs w:val="36"/>
          <w:lang w:val="en-US"/>
        </w:rPr>
        <w:t xml:space="preserve"> </w:t>
      </w:r>
      <w:r w:rsidR="003D442B" w:rsidRPr="00D241C9">
        <w:rPr>
          <w:rFonts w:ascii="Nirmala UI" w:hAnsi="Nirmala UI" w:cs="Nirmala UI"/>
          <w:b/>
          <w:bCs/>
          <w:noProof/>
          <w:color w:val="000000" w:themeColor="text1"/>
          <w:sz w:val="36"/>
          <w:szCs w:val="36"/>
          <w:lang w:val="en-US"/>
        </w:rPr>
        <w:br w:type="page"/>
      </w:r>
    </w:p>
    <w:p w14:paraId="745E51A6" w14:textId="77777777" w:rsidR="00825C0A" w:rsidRDefault="00825C0A">
      <w:pPr>
        <w:rPr>
          <w:rFonts w:ascii="Nirmala UI" w:hAnsi="Nirmala UI" w:cs="Nirmala UI"/>
          <w:noProof/>
          <w:color w:val="000000" w:themeColor="text1"/>
          <w:sz w:val="16"/>
          <w:szCs w:val="16"/>
          <w:lang w:val="en-US"/>
        </w:rPr>
      </w:pPr>
    </w:p>
    <w:p w14:paraId="6E830849" w14:textId="77777777" w:rsidR="008625B8" w:rsidRDefault="008625B8">
      <w:pPr>
        <w:rPr>
          <w:noProof/>
          <w:lang w:val="en-US"/>
        </w:rPr>
      </w:pPr>
    </w:p>
    <w:p w14:paraId="38AB39C3" w14:textId="627ED236" w:rsidR="008625B8" w:rsidRPr="003B52A2" w:rsidRDefault="001D668D" w:rsidP="008625B8">
      <w:pPr>
        <w:rPr>
          <w:rFonts w:ascii="Algerian" w:hAnsi="Algerian"/>
          <w:b/>
          <w:bCs/>
          <w:noProof/>
          <w:sz w:val="56"/>
          <w:szCs w:val="56"/>
          <w:lang w:val="en-US"/>
        </w:rPr>
      </w:pPr>
      <w:r w:rsidRPr="005A5D6B">
        <w:rPr>
          <w:noProof/>
          <w:sz w:val="56"/>
          <w:szCs w:val="56"/>
          <w:lang w:val="en-US"/>
        </w:rPr>
        <w:t xml:space="preserve">          </w:t>
      </w:r>
      <w:r w:rsidR="005A5D6B">
        <w:rPr>
          <w:noProof/>
          <w:sz w:val="56"/>
          <w:szCs w:val="56"/>
          <w:lang w:val="en-US"/>
        </w:rPr>
        <w:t xml:space="preserve">        </w:t>
      </w:r>
      <w:r w:rsidR="00FB2CF6">
        <w:rPr>
          <w:noProof/>
          <w:sz w:val="56"/>
          <w:szCs w:val="56"/>
          <w:lang w:val="en-US"/>
        </w:rPr>
        <w:t xml:space="preserve"> </w:t>
      </w:r>
      <w:r w:rsidR="003C7CCA" w:rsidRPr="003B52A2">
        <w:rPr>
          <w:rFonts w:ascii="Algerian" w:hAnsi="Algerian"/>
          <w:b/>
          <w:bCs/>
          <w:noProof/>
          <w:sz w:val="72"/>
          <w:szCs w:val="72"/>
          <w:lang w:val="en-US"/>
        </w:rPr>
        <w:t xml:space="preserve">CERTIFICATE </w:t>
      </w:r>
    </w:p>
    <w:p w14:paraId="1BD3CA14" w14:textId="77777777" w:rsidR="008625B8" w:rsidRPr="008625B8" w:rsidRDefault="008625B8" w:rsidP="008625B8">
      <w:pPr>
        <w:rPr>
          <w:noProof/>
          <w:lang w:val="en-US"/>
        </w:rPr>
      </w:pPr>
    </w:p>
    <w:p w14:paraId="26FC2BBF" w14:textId="683AD936" w:rsidR="008625B8" w:rsidRPr="003B52A2" w:rsidRDefault="008625B8" w:rsidP="00B41A48">
      <w:pPr>
        <w:jc w:val="both"/>
        <w:rPr>
          <w:rFonts w:ascii="Aptos" w:hAnsi="Aptos"/>
          <w:noProof/>
          <w:sz w:val="36"/>
          <w:szCs w:val="36"/>
          <w:lang w:val="en-US"/>
        </w:rPr>
      </w:pPr>
      <w:r w:rsidRPr="003B52A2">
        <w:rPr>
          <w:rFonts w:ascii="Aptos" w:hAnsi="Aptos"/>
          <w:noProof/>
          <w:sz w:val="36"/>
          <w:szCs w:val="36"/>
          <w:lang w:val="en-US"/>
        </w:rPr>
        <w:t>Certified that the Internship project in Finance and Accounts</w:t>
      </w:r>
      <w:r w:rsidR="00B41A48">
        <w:rPr>
          <w:rFonts w:ascii="Aptos" w:hAnsi="Aptos"/>
          <w:noProof/>
          <w:sz w:val="36"/>
          <w:szCs w:val="36"/>
          <w:lang w:val="en-US"/>
        </w:rPr>
        <w:t xml:space="preserve"> Department</w:t>
      </w:r>
      <w:r w:rsidRPr="003B52A2">
        <w:rPr>
          <w:rFonts w:ascii="Aptos" w:hAnsi="Aptos"/>
          <w:noProof/>
          <w:sz w:val="36"/>
          <w:szCs w:val="36"/>
          <w:lang w:val="en-US"/>
        </w:rPr>
        <w:t xml:space="preserve">, Airports Authority of India presented by Mr. </w:t>
      </w:r>
      <w:r w:rsidR="00F72511" w:rsidRPr="003B52A2">
        <w:rPr>
          <w:rFonts w:ascii="Aptos" w:hAnsi="Aptos"/>
          <w:noProof/>
          <w:sz w:val="36"/>
          <w:szCs w:val="36"/>
          <w:lang w:val="en-US"/>
        </w:rPr>
        <w:t>J</w:t>
      </w:r>
      <w:r w:rsidR="0024108B" w:rsidRPr="003B52A2">
        <w:rPr>
          <w:rFonts w:ascii="Aptos" w:hAnsi="Aptos"/>
          <w:noProof/>
          <w:sz w:val="36"/>
          <w:szCs w:val="36"/>
          <w:lang w:val="en-US"/>
        </w:rPr>
        <w:t>anakiram</w:t>
      </w:r>
      <w:r w:rsidRPr="003B52A2">
        <w:rPr>
          <w:rFonts w:ascii="Aptos" w:hAnsi="Aptos"/>
          <w:noProof/>
          <w:sz w:val="36"/>
          <w:szCs w:val="36"/>
          <w:lang w:val="en-US"/>
        </w:rPr>
        <w:t xml:space="preserve">, M.B.A. (Business </w:t>
      </w:r>
      <w:r w:rsidR="0024108B" w:rsidRPr="003B52A2">
        <w:rPr>
          <w:rFonts w:ascii="Aptos" w:hAnsi="Aptos"/>
          <w:noProof/>
          <w:sz w:val="36"/>
          <w:szCs w:val="36"/>
          <w:lang w:val="en-US"/>
        </w:rPr>
        <w:t>analytics</w:t>
      </w:r>
      <w:r w:rsidRPr="003B52A2">
        <w:rPr>
          <w:rFonts w:ascii="Aptos" w:hAnsi="Aptos"/>
          <w:noProof/>
          <w:sz w:val="36"/>
          <w:szCs w:val="36"/>
          <w:lang w:val="en-US"/>
        </w:rPr>
        <w:t xml:space="preserve">), School of </w:t>
      </w:r>
      <w:r w:rsidR="00B41A48">
        <w:rPr>
          <w:rFonts w:ascii="Aptos" w:hAnsi="Aptos"/>
          <w:noProof/>
          <w:sz w:val="36"/>
          <w:szCs w:val="36"/>
          <w:lang w:val="en-US"/>
        </w:rPr>
        <w:t>I</w:t>
      </w:r>
      <w:r w:rsidR="0024108B" w:rsidRPr="003B52A2">
        <w:rPr>
          <w:rFonts w:ascii="Aptos" w:hAnsi="Aptos"/>
          <w:noProof/>
          <w:sz w:val="36"/>
          <w:szCs w:val="36"/>
          <w:lang w:val="en-US"/>
        </w:rPr>
        <w:t xml:space="preserve">nternational </w:t>
      </w:r>
      <w:r w:rsidR="00B41A48">
        <w:rPr>
          <w:rFonts w:ascii="Aptos" w:hAnsi="Aptos"/>
          <w:noProof/>
          <w:sz w:val="36"/>
          <w:szCs w:val="36"/>
          <w:lang w:val="en-US"/>
        </w:rPr>
        <w:t>B</w:t>
      </w:r>
      <w:r w:rsidR="0024108B" w:rsidRPr="003B52A2">
        <w:rPr>
          <w:rFonts w:ascii="Aptos" w:hAnsi="Aptos"/>
          <w:noProof/>
          <w:sz w:val="36"/>
          <w:szCs w:val="36"/>
          <w:lang w:val="en-US"/>
        </w:rPr>
        <w:t>usiness</w:t>
      </w:r>
      <w:r w:rsidR="00C021CC" w:rsidRPr="003B52A2">
        <w:rPr>
          <w:rFonts w:ascii="Aptos" w:hAnsi="Aptos"/>
          <w:noProof/>
          <w:sz w:val="36"/>
          <w:szCs w:val="36"/>
          <w:lang w:val="en-US"/>
        </w:rPr>
        <w:t xml:space="preserve"> of </w:t>
      </w:r>
      <w:r w:rsidR="00B41A48">
        <w:rPr>
          <w:rFonts w:ascii="Aptos" w:hAnsi="Aptos"/>
          <w:noProof/>
          <w:sz w:val="36"/>
          <w:szCs w:val="36"/>
          <w:lang w:val="en-US"/>
        </w:rPr>
        <w:t>A</w:t>
      </w:r>
      <w:r w:rsidR="00C021CC" w:rsidRPr="003B52A2">
        <w:rPr>
          <w:rFonts w:ascii="Aptos" w:hAnsi="Aptos"/>
          <w:noProof/>
          <w:sz w:val="36"/>
          <w:szCs w:val="36"/>
          <w:lang w:val="en-US"/>
        </w:rPr>
        <w:t xml:space="preserve">ndhra </w:t>
      </w:r>
      <w:r w:rsidR="00B41A48">
        <w:rPr>
          <w:rFonts w:ascii="Aptos" w:hAnsi="Aptos"/>
          <w:noProof/>
          <w:sz w:val="36"/>
          <w:szCs w:val="36"/>
          <w:lang w:val="en-US"/>
        </w:rPr>
        <w:t>U</w:t>
      </w:r>
      <w:r w:rsidR="00C021CC" w:rsidRPr="003B52A2">
        <w:rPr>
          <w:rFonts w:ascii="Aptos" w:hAnsi="Aptos"/>
          <w:noProof/>
          <w:sz w:val="36"/>
          <w:szCs w:val="36"/>
          <w:lang w:val="en-US"/>
        </w:rPr>
        <w:t>niversity</w:t>
      </w:r>
      <w:r w:rsidR="0024108B" w:rsidRPr="003B52A2">
        <w:rPr>
          <w:rFonts w:ascii="Aptos" w:hAnsi="Aptos"/>
          <w:noProof/>
          <w:sz w:val="36"/>
          <w:szCs w:val="36"/>
          <w:lang w:val="en-US"/>
        </w:rPr>
        <w:t xml:space="preserve"> </w:t>
      </w:r>
      <w:r w:rsidRPr="003B52A2">
        <w:rPr>
          <w:rFonts w:ascii="Aptos" w:hAnsi="Aptos"/>
          <w:noProof/>
          <w:sz w:val="36"/>
          <w:szCs w:val="36"/>
          <w:lang w:val="en-US"/>
        </w:rPr>
        <w:t xml:space="preserve">represents his original work which was carried out by </w:t>
      </w:r>
      <w:r w:rsidR="00756DDE" w:rsidRPr="003B52A2">
        <w:rPr>
          <w:rFonts w:ascii="Aptos" w:hAnsi="Aptos"/>
          <w:noProof/>
          <w:sz w:val="36"/>
          <w:szCs w:val="36"/>
          <w:lang w:val="en-US"/>
        </w:rPr>
        <w:t>us</w:t>
      </w:r>
      <w:r w:rsidRPr="003B52A2">
        <w:rPr>
          <w:rFonts w:ascii="Aptos" w:hAnsi="Aptos"/>
          <w:noProof/>
          <w:sz w:val="36"/>
          <w:szCs w:val="36"/>
          <w:lang w:val="en-US"/>
        </w:rPr>
        <w:t xml:space="preserve"> at Finance and Accounts Department</w:t>
      </w:r>
      <w:r w:rsidR="00B41A48">
        <w:rPr>
          <w:rFonts w:ascii="Aptos" w:hAnsi="Aptos"/>
          <w:noProof/>
          <w:sz w:val="36"/>
          <w:szCs w:val="36"/>
          <w:lang w:val="en-US"/>
        </w:rPr>
        <w:t xml:space="preserve">, </w:t>
      </w:r>
      <w:r w:rsidRPr="003B52A2">
        <w:rPr>
          <w:rFonts w:ascii="Aptos" w:hAnsi="Aptos"/>
          <w:noProof/>
          <w:sz w:val="36"/>
          <w:szCs w:val="36"/>
          <w:lang w:val="en-US"/>
        </w:rPr>
        <w:t xml:space="preserve">AAI </w:t>
      </w:r>
      <w:r w:rsidR="0024108B" w:rsidRPr="003B52A2">
        <w:rPr>
          <w:rFonts w:ascii="Aptos" w:hAnsi="Aptos"/>
          <w:noProof/>
          <w:sz w:val="36"/>
          <w:szCs w:val="36"/>
          <w:lang w:val="en-US"/>
        </w:rPr>
        <w:t>visakhaptanam</w:t>
      </w:r>
      <w:r w:rsidRPr="003B52A2">
        <w:rPr>
          <w:rFonts w:ascii="Aptos" w:hAnsi="Aptos"/>
          <w:noProof/>
          <w:sz w:val="36"/>
          <w:szCs w:val="36"/>
          <w:lang w:val="en-US"/>
        </w:rPr>
        <w:t xml:space="preserve"> under my guidance and supervision during the period from </w:t>
      </w:r>
      <w:r w:rsidR="00AF4065" w:rsidRPr="003B52A2">
        <w:rPr>
          <w:rFonts w:ascii="Aptos" w:hAnsi="Aptos"/>
          <w:noProof/>
          <w:sz w:val="36"/>
          <w:szCs w:val="36"/>
          <w:lang w:val="en-US"/>
        </w:rPr>
        <w:t>13</w:t>
      </w:r>
      <w:r w:rsidR="00B41A48">
        <w:rPr>
          <w:rFonts w:ascii="Aptos" w:hAnsi="Aptos"/>
          <w:noProof/>
          <w:sz w:val="36"/>
          <w:szCs w:val="36"/>
          <w:lang w:val="en-US"/>
        </w:rPr>
        <w:t>.</w:t>
      </w:r>
      <w:r w:rsidR="00AF4065" w:rsidRPr="003B52A2">
        <w:rPr>
          <w:rFonts w:ascii="Aptos" w:hAnsi="Aptos"/>
          <w:noProof/>
          <w:sz w:val="36"/>
          <w:szCs w:val="36"/>
          <w:lang w:val="en-US"/>
        </w:rPr>
        <w:t>12</w:t>
      </w:r>
      <w:r w:rsidR="00B41A48">
        <w:rPr>
          <w:rFonts w:ascii="Aptos" w:hAnsi="Aptos"/>
          <w:noProof/>
          <w:sz w:val="36"/>
          <w:szCs w:val="36"/>
          <w:lang w:val="en-US"/>
        </w:rPr>
        <w:t>.</w:t>
      </w:r>
      <w:r w:rsidR="00AF4065" w:rsidRPr="003B52A2">
        <w:rPr>
          <w:rFonts w:ascii="Aptos" w:hAnsi="Aptos"/>
          <w:noProof/>
          <w:sz w:val="36"/>
          <w:szCs w:val="36"/>
          <w:lang w:val="en-US"/>
        </w:rPr>
        <w:t>2024</w:t>
      </w:r>
      <w:r w:rsidR="00B41A48">
        <w:rPr>
          <w:rFonts w:ascii="Aptos" w:hAnsi="Aptos"/>
          <w:noProof/>
          <w:sz w:val="36"/>
          <w:szCs w:val="36"/>
          <w:lang w:val="en-US"/>
        </w:rPr>
        <w:t xml:space="preserve"> to </w:t>
      </w:r>
      <w:r w:rsidR="00AF4065" w:rsidRPr="003B52A2">
        <w:rPr>
          <w:rFonts w:ascii="Aptos" w:hAnsi="Aptos"/>
          <w:noProof/>
          <w:sz w:val="36"/>
          <w:szCs w:val="36"/>
          <w:lang w:val="en-US"/>
        </w:rPr>
        <w:t>2</w:t>
      </w:r>
      <w:r w:rsidR="00B73042" w:rsidRPr="003B52A2">
        <w:rPr>
          <w:rFonts w:ascii="Aptos" w:hAnsi="Aptos"/>
          <w:noProof/>
          <w:sz w:val="36"/>
          <w:szCs w:val="36"/>
          <w:lang w:val="en-US"/>
        </w:rPr>
        <w:t>1</w:t>
      </w:r>
      <w:r w:rsidR="00B41A48">
        <w:rPr>
          <w:rFonts w:ascii="Aptos" w:hAnsi="Aptos"/>
          <w:noProof/>
          <w:sz w:val="36"/>
          <w:szCs w:val="36"/>
          <w:lang w:val="en-US"/>
        </w:rPr>
        <w:t>.</w:t>
      </w:r>
      <w:r w:rsidR="00B73042" w:rsidRPr="003B52A2">
        <w:rPr>
          <w:rFonts w:ascii="Aptos" w:hAnsi="Aptos"/>
          <w:noProof/>
          <w:sz w:val="36"/>
          <w:szCs w:val="36"/>
          <w:lang w:val="en-US"/>
        </w:rPr>
        <w:t>01</w:t>
      </w:r>
      <w:r w:rsidR="00B41A48">
        <w:rPr>
          <w:rFonts w:ascii="Aptos" w:hAnsi="Aptos"/>
          <w:noProof/>
          <w:sz w:val="36"/>
          <w:szCs w:val="36"/>
          <w:lang w:val="en-US"/>
        </w:rPr>
        <w:t>.</w:t>
      </w:r>
      <w:r w:rsidR="00B73042" w:rsidRPr="003B52A2">
        <w:rPr>
          <w:rFonts w:ascii="Aptos" w:hAnsi="Aptos"/>
          <w:noProof/>
          <w:sz w:val="36"/>
          <w:szCs w:val="36"/>
          <w:lang w:val="en-US"/>
        </w:rPr>
        <w:t>2025.</w:t>
      </w:r>
    </w:p>
    <w:p w14:paraId="332706FE" w14:textId="77777777" w:rsidR="008625B8" w:rsidRPr="003B52A2" w:rsidRDefault="008625B8" w:rsidP="008625B8">
      <w:pPr>
        <w:rPr>
          <w:rFonts w:ascii="Aptos" w:hAnsi="Aptos"/>
          <w:noProof/>
          <w:lang w:val="en-US"/>
        </w:rPr>
      </w:pPr>
    </w:p>
    <w:p w14:paraId="329CEFA9" w14:textId="77777777" w:rsidR="00E05D7D" w:rsidRPr="003B52A2" w:rsidRDefault="008625B8" w:rsidP="008625B8">
      <w:pPr>
        <w:rPr>
          <w:rFonts w:ascii="Aptos" w:hAnsi="Aptos"/>
          <w:noProof/>
          <w:sz w:val="36"/>
          <w:szCs w:val="36"/>
          <w:lang w:val="en-US"/>
        </w:rPr>
      </w:pPr>
      <w:r w:rsidRPr="003B52A2">
        <w:rPr>
          <w:rFonts w:ascii="Aptos" w:hAnsi="Aptos"/>
          <w:noProof/>
          <w:sz w:val="36"/>
          <w:szCs w:val="36"/>
          <w:lang w:val="en-US"/>
        </w:rPr>
        <w:t xml:space="preserve">                                              </w:t>
      </w:r>
      <w:r w:rsidR="006A692E" w:rsidRPr="003B52A2">
        <w:rPr>
          <w:rFonts w:ascii="Aptos" w:hAnsi="Aptos"/>
          <w:noProof/>
          <w:sz w:val="36"/>
          <w:szCs w:val="36"/>
          <w:lang w:val="en-US"/>
        </w:rPr>
        <w:t xml:space="preserve">     </w:t>
      </w:r>
      <w:r w:rsidRPr="003B52A2">
        <w:rPr>
          <w:rFonts w:ascii="Aptos" w:hAnsi="Aptos"/>
          <w:noProof/>
          <w:sz w:val="36"/>
          <w:szCs w:val="36"/>
          <w:lang w:val="en-US"/>
        </w:rPr>
        <w:t xml:space="preserve">        </w:t>
      </w:r>
      <w:r w:rsidR="006A692E" w:rsidRPr="003B52A2">
        <w:rPr>
          <w:rFonts w:ascii="Aptos" w:hAnsi="Aptos"/>
          <w:noProof/>
          <w:sz w:val="36"/>
          <w:szCs w:val="36"/>
          <w:lang w:val="en-US"/>
        </w:rPr>
        <w:t xml:space="preserve">  </w:t>
      </w:r>
    </w:p>
    <w:p w14:paraId="7B44187C" w14:textId="6C822D27" w:rsidR="008625B8" w:rsidRPr="003B52A2" w:rsidRDefault="00E05D7D" w:rsidP="008625B8">
      <w:pPr>
        <w:rPr>
          <w:rFonts w:ascii="Aptos" w:hAnsi="Aptos"/>
          <w:noProof/>
          <w:sz w:val="36"/>
          <w:szCs w:val="36"/>
          <w:lang w:val="en-US"/>
        </w:rPr>
      </w:pPr>
      <w:r w:rsidRPr="003B52A2">
        <w:rPr>
          <w:rFonts w:ascii="Aptos" w:hAnsi="Aptos"/>
          <w:noProof/>
          <w:sz w:val="36"/>
          <w:szCs w:val="36"/>
          <w:lang w:val="en-US"/>
        </w:rPr>
        <w:t xml:space="preserve">                                                             </w:t>
      </w:r>
      <w:r w:rsidR="006A692E" w:rsidRPr="003B52A2">
        <w:rPr>
          <w:rFonts w:ascii="Aptos" w:hAnsi="Aptos"/>
          <w:noProof/>
          <w:sz w:val="36"/>
          <w:szCs w:val="36"/>
          <w:lang w:val="en-US"/>
        </w:rPr>
        <w:t xml:space="preserve">  </w:t>
      </w:r>
      <w:r w:rsidR="008625B8" w:rsidRPr="003B52A2">
        <w:rPr>
          <w:rFonts w:ascii="Aptos" w:hAnsi="Aptos"/>
          <w:noProof/>
          <w:sz w:val="36"/>
          <w:szCs w:val="36"/>
          <w:lang w:val="en-US"/>
        </w:rPr>
        <w:t>Name of Guide/Mentor:</w:t>
      </w:r>
    </w:p>
    <w:p w14:paraId="7E6C418F" w14:textId="13774906" w:rsidR="008625B8" w:rsidRPr="003B52A2" w:rsidRDefault="00D20F1D" w:rsidP="008625B8">
      <w:pPr>
        <w:rPr>
          <w:rFonts w:ascii="Aptos" w:hAnsi="Aptos"/>
          <w:noProof/>
          <w:sz w:val="44"/>
          <w:szCs w:val="44"/>
          <w:lang w:val="en-US"/>
        </w:rPr>
      </w:pPr>
      <w:r w:rsidRPr="003B52A2">
        <w:rPr>
          <w:rFonts w:ascii="Aptos" w:hAnsi="Aptos"/>
          <w:noProof/>
          <w:sz w:val="20"/>
          <w:szCs w:val="20"/>
          <w:lang w:val="en-US"/>
        </w:rPr>
        <w:t xml:space="preserve">                                  </w:t>
      </w:r>
      <w:r w:rsidR="00AF4065" w:rsidRPr="003B52A2">
        <w:rPr>
          <w:rFonts w:ascii="Aptos" w:hAnsi="Aptos"/>
          <w:noProof/>
          <w:sz w:val="24"/>
          <w:szCs w:val="24"/>
          <w:lang w:val="en-US"/>
        </w:rPr>
        <w:t xml:space="preserve">                                                   </w:t>
      </w:r>
      <w:r w:rsidR="006A692E" w:rsidRPr="003B52A2">
        <w:rPr>
          <w:rFonts w:ascii="Aptos" w:hAnsi="Aptos"/>
          <w:noProof/>
          <w:sz w:val="24"/>
          <w:szCs w:val="24"/>
          <w:lang w:val="en-US"/>
        </w:rPr>
        <w:t xml:space="preserve">                    </w:t>
      </w:r>
      <w:r w:rsidR="00AF4065" w:rsidRPr="003B52A2">
        <w:rPr>
          <w:rFonts w:ascii="Aptos" w:hAnsi="Aptos"/>
          <w:noProof/>
          <w:sz w:val="24"/>
          <w:szCs w:val="24"/>
          <w:lang w:val="en-US"/>
        </w:rPr>
        <w:t xml:space="preserve"> </w:t>
      </w:r>
      <w:r w:rsidR="00597157" w:rsidRPr="003B52A2">
        <w:rPr>
          <w:rFonts w:ascii="Aptos" w:hAnsi="Aptos"/>
          <w:noProof/>
          <w:sz w:val="24"/>
          <w:szCs w:val="24"/>
          <w:lang w:val="en-US"/>
        </w:rPr>
        <w:t xml:space="preserve">    </w:t>
      </w:r>
      <w:r w:rsidR="00AF4065" w:rsidRPr="003B52A2">
        <w:rPr>
          <w:rFonts w:ascii="Aptos" w:hAnsi="Aptos"/>
          <w:noProof/>
          <w:sz w:val="36"/>
          <w:szCs w:val="36"/>
          <w:lang w:val="en-US"/>
        </w:rPr>
        <w:t>N.</w:t>
      </w:r>
      <w:r w:rsidR="00B41A48">
        <w:rPr>
          <w:rFonts w:ascii="Aptos" w:hAnsi="Aptos"/>
          <w:noProof/>
          <w:sz w:val="36"/>
          <w:szCs w:val="36"/>
          <w:lang w:val="en-US"/>
        </w:rPr>
        <w:t xml:space="preserve"> </w:t>
      </w:r>
      <w:r w:rsidR="00AF4065" w:rsidRPr="003B52A2">
        <w:rPr>
          <w:rFonts w:ascii="Aptos" w:hAnsi="Aptos"/>
          <w:noProof/>
          <w:sz w:val="36"/>
          <w:szCs w:val="36"/>
          <w:lang w:val="en-US"/>
        </w:rPr>
        <w:t>SUSHMA</w:t>
      </w:r>
      <w:r w:rsidR="00B73042" w:rsidRPr="003B52A2">
        <w:rPr>
          <w:rFonts w:ascii="Aptos" w:hAnsi="Aptos"/>
          <w:noProof/>
          <w:sz w:val="36"/>
          <w:szCs w:val="36"/>
          <w:lang w:val="en-US"/>
        </w:rPr>
        <w:t>,</w:t>
      </w:r>
      <w:r w:rsidR="00B41A48">
        <w:rPr>
          <w:rFonts w:ascii="Aptos" w:hAnsi="Aptos"/>
          <w:noProof/>
          <w:sz w:val="36"/>
          <w:szCs w:val="36"/>
          <w:lang w:val="en-US"/>
        </w:rPr>
        <w:t xml:space="preserve"> </w:t>
      </w:r>
      <w:r w:rsidR="00B73042" w:rsidRPr="003B52A2">
        <w:rPr>
          <w:rFonts w:ascii="Aptos" w:hAnsi="Aptos"/>
          <w:noProof/>
          <w:sz w:val="36"/>
          <w:szCs w:val="36"/>
          <w:lang w:val="en-US"/>
        </w:rPr>
        <w:t>HOD</w:t>
      </w:r>
    </w:p>
    <w:p w14:paraId="067EB418" w14:textId="77777777" w:rsidR="00154457" w:rsidRPr="003B52A2" w:rsidRDefault="00154457" w:rsidP="008625B8">
      <w:pPr>
        <w:rPr>
          <w:rFonts w:ascii="Aptos" w:hAnsi="Aptos"/>
          <w:noProof/>
          <w:sz w:val="48"/>
          <w:szCs w:val="48"/>
          <w:lang w:val="en-US"/>
        </w:rPr>
      </w:pPr>
    </w:p>
    <w:p w14:paraId="68058555" w14:textId="77777777" w:rsidR="006A692E" w:rsidRPr="003B52A2" w:rsidRDefault="001D668D" w:rsidP="008625B8">
      <w:pPr>
        <w:rPr>
          <w:rFonts w:ascii="Aptos" w:hAnsi="Aptos"/>
          <w:noProof/>
          <w:sz w:val="48"/>
          <w:szCs w:val="48"/>
          <w:lang w:val="en-US"/>
        </w:rPr>
      </w:pPr>
      <w:r w:rsidRPr="003B52A2">
        <w:rPr>
          <w:rFonts w:ascii="Aptos" w:hAnsi="Aptos"/>
          <w:noProof/>
          <w:sz w:val="48"/>
          <w:szCs w:val="48"/>
          <w:lang w:val="en-US"/>
        </w:rPr>
        <w:t xml:space="preserve">   </w:t>
      </w:r>
    </w:p>
    <w:p w14:paraId="32B783F7" w14:textId="36D8F0EF" w:rsidR="00154457" w:rsidRPr="003B52A2" w:rsidRDefault="008625B8" w:rsidP="008625B8">
      <w:pPr>
        <w:rPr>
          <w:rFonts w:ascii="Aptos" w:hAnsi="Aptos"/>
          <w:noProof/>
          <w:sz w:val="32"/>
          <w:szCs w:val="32"/>
          <w:lang w:val="en-US"/>
        </w:rPr>
      </w:pPr>
      <w:r w:rsidRPr="003B52A2">
        <w:rPr>
          <w:rFonts w:ascii="Aptos" w:hAnsi="Aptos"/>
          <w:noProof/>
          <w:sz w:val="32"/>
          <w:szCs w:val="32"/>
          <w:lang w:val="en-US"/>
        </w:rPr>
        <w:t>Signature of Guide:</w:t>
      </w:r>
    </w:p>
    <w:p w14:paraId="32A1CA1B" w14:textId="587C67BF" w:rsidR="0024108B" w:rsidRPr="00154457" w:rsidRDefault="008625B8" w:rsidP="008625B8">
      <w:pPr>
        <w:rPr>
          <w:noProof/>
          <w:sz w:val="32"/>
          <w:szCs w:val="32"/>
          <w:lang w:val="en-US"/>
        </w:rPr>
      </w:pPr>
      <w:r w:rsidRPr="003B52A2">
        <w:rPr>
          <w:rFonts w:ascii="Aptos" w:hAnsi="Aptos"/>
          <w:noProof/>
          <w:sz w:val="32"/>
          <w:szCs w:val="32"/>
          <w:lang w:val="en-US"/>
        </w:rPr>
        <w:t>Date:</w:t>
      </w:r>
      <w:r w:rsidR="00762E2B">
        <w:rPr>
          <w:rFonts w:ascii="Aptos" w:hAnsi="Aptos"/>
          <w:noProof/>
          <w:sz w:val="32"/>
          <w:szCs w:val="32"/>
          <w:lang w:val="en-US"/>
        </w:rPr>
        <w:t xml:space="preserve"> </w:t>
      </w:r>
      <w:r w:rsidR="00FB2CF6" w:rsidRPr="003B52A2">
        <w:rPr>
          <w:rFonts w:ascii="Aptos" w:hAnsi="Aptos"/>
          <w:noProof/>
          <w:sz w:val="32"/>
          <w:szCs w:val="32"/>
          <w:lang w:val="en-US"/>
        </w:rPr>
        <w:t>25</w:t>
      </w:r>
      <w:r w:rsidR="00762E2B">
        <w:rPr>
          <w:rFonts w:ascii="Aptos" w:hAnsi="Aptos"/>
          <w:noProof/>
          <w:sz w:val="32"/>
          <w:szCs w:val="32"/>
          <w:lang w:val="en-US"/>
        </w:rPr>
        <w:t>.</w:t>
      </w:r>
      <w:r w:rsidR="00FB2CF6" w:rsidRPr="003B52A2">
        <w:rPr>
          <w:rFonts w:ascii="Aptos" w:hAnsi="Aptos"/>
          <w:noProof/>
          <w:sz w:val="32"/>
          <w:szCs w:val="32"/>
          <w:lang w:val="en-US"/>
        </w:rPr>
        <w:t>01</w:t>
      </w:r>
      <w:r w:rsidR="00762E2B">
        <w:rPr>
          <w:rFonts w:ascii="Aptos" w:hAnsi="Aptos"/>
          <w:noProof/>
          <w:sz w:val="32"/>
          <w:szCs w:val="32"/>
          <w:lang w:val="en-US"/>
        </w:rPr>
        <w:t>.</w:t>
      </w:r>
      <w:r w:rsidR="00FB2CF6" w:rsidRPr="003B52A2">
        <w:rPr>
          <w:rFonts w:ascii="Aptos" w:hAnsi="Aptos"/>
          <w:noProof/>
          <w:sz w:val="32"/>
          <w:szCs w:val="32"/>
          <w:lang w:val="en-US"/>
        </w:rPr>
        <w:t>2025</w:t>
      </w:r>
    </w:p>
    <w:p w14:paraId="3177B3A8" w14:textId="6C685722" w:rsidR="001D668D" w:rsidRDefault="001D668D" w:rsidP="006A692E">
      <w:pPr>
        <w:rPr>
          <w:b/>
          <w:bCs/>
          <w:noProof/>
          <w:sz w:val="48"/>
          <w:szCs w:val="48"/>
          <w:lang w:val="en-US"/>
        </w:rPr>
      </w:pPr>
      <w:r>
        <w:rPr>
          <w:b/>
          <w:bCs/>
          <w:noProof/>
          <w:sz w:val="48"/>
          <w:szCs w:val="48"/>
          <w:lang w:val="en-US"/>
        </w:rPr>
        <w:t xml:space="preserve"> </w:t>
      </w:r>
    </w:p>
    <w:p w14:paraId="13E37E0F" w14:textId="77777777" w:rsidR="00FA0CD9" w:rsidRDefault="001D668D" w:rsidP="0024108B">
      <w:pPr>
        <w:rPr>
          <w:b/>
          <w:bCs/>
          <w:noProof/>
          <w:sz w:val="48"/>
          <w:szCs w:val="48"/>
          <w:lang w:val="en-US"/>
        </w:rPr>
      </w:pPr>
      <w:r>
        <w:rPr>
          <w:b/>
          <w:bCs/>
          <w:noProof/>
          <w:sz w:val="48"/>
          <w:szCs w:val="48"/>
          <w:lang w:val="en-US"/>
        </w:rPr>
        <w:t xml:space="preserve">                </w:t>
      </w:r>
    </w:p>
    <w:p w14:paraId="1B9831C2" w14:textId="77777777" w:rsidR="007E53C3" w:rsidRDefault="007E53C3" w:rsidP="007E53C3">
      <w:pPr>
        <w:rPr>
          <w:rFonts w:ascii="Nirmala UI" w:hAnsi="Nirmala UI" w:cs="Nirmala UI"/>
          <w:noProof/>
          <w:color w:val="000000" w:themeColor="text1"/>
          <w:sz w:val="16"/>
          <w:szCs w:val="16"/>
          <w:lang w:val="en-US"/>
        </w:rPr>
      </w:pPr>
    </w:p>
    <w:p w14:paraId="38B9AF47" w14:textId="77777777" w:rsidR="007E53C3" w:rsidRDefault="007E53C3" w:rsidP="007E53C3">
      <w:pPr>
        <w:rPr>
          <w:noProof/>
          <w:lang w:val="en-US"/>
        </w:rPr>
      </w:pPr>
    </w:p>
    <w:p w14:paraId="4685FB6D" w14:textId="6EFAC5B5" w:rsidR="007E53C3" w:rsidRPr="003B52A2" w:rsidRDefault="007E53C3" w:rsidP="007E53C3">
      <w:pPr>
        <w:rPr>
          <w:rFonts w:ascii="Algerian" w:hAnsi="Algerian"/>
          <w:b/>
          <w:bCs/>
          <w:noProof/>
          <w:sz w:val="96"/>
          <w:szCs w:val="96"/>
          <w:lang w:val="en-US"/>
        </w:rPr>
      </w:pPr>
      <w:r w:rsidRPr="003B52A2">
        <w:rPr>
          <w:rFonts w:ascii="Algerian" w:hAnsi="Algerian"/>
          <w:noProof/>
          <w:sz w:val="96"/>
          <w:szCs w:val="96"/>
          <w:lang w:val="en-US"/>
        </w:rPr>
        <w:lastRenderedPageBreak/>
        <w:t xml:space="preserve">      </w:t>
      </w:r>
      <w:r w:rsidRPr="003B52A2">
        <w:rPr>
          <w:rFonts w:ascii="Algerian" w:hAnsi="Algerian"/>
          <w:b/>
          <w:bCs/>
          <w:noProof/>
          <w:sz w:val="96"/>
          <w:szCs w:val="96"/>
          <w:lang w:val="en-US"/>
        </w:rPr>
        <w:t xml:space="preserve"> </w:t>
      </w:r>
      <w:r w:rsidR="00E05D7D" w:rsidRPr="003B52A2">
        <w:rPr>
          <w:rFonts w:ascii="Algerian" w:hAnsi="Algerian"/>
          <w:b/>
          <w:bCs/>
          <w:noProof/>
          <w:sz w:val="96"/>
          <w:szCs w:val="96"/>
          <w:lang w:val="en-US"/>
        </w:rPr>
        <w:t xml:space="preserve">   </w:t>
      </w:r>
      <w:r w:rsidRPr="003B52A2">
        <w:rPr>
          <w:rFonts w:ascii="Algerian" w:hAnsi="Algerian"/>
          <w:b/>
          <w:bCs/>
          <w:noProof/>
          <w:sz w:val="72"/>
          <w:szCs w:val="72"/>
          <w:lang w:val="en-US"/>
        </w:rPr>
        <w:t>DECLARATION</w:t>
      </w:r>
    </w:p>
    <w:p w14:paraId="1D0B6D20" w14:textId="77777777" w:rsidR="007E53C3" w:rsidRDefault="007E53C3" w:rsidP="007E53C3">
      <w:pPr>
        <w:rPr>
          <w:noProof/>
          <w:sz w:val="24"/>
          <w:szCs w:val="24"/>
          <w:lang w:val="en-US"/>
        </w:rPr>
      </w:pPr>
    </w:p>
    <w:p w14:paraId="65EAFB87" w14:textId="16DA94EB" w:rsidR="007E53C3" w:rsidRPr="007E1286" w:rsidRDefault="007E53C3" w:rsidP="00762E2B">
      <w:pPr>
        <w:jc w:val="both"/>
        <w:rPr>
          <w:rFonts w:ascii="Aptos Display" w:hAnsi="Aptos Display" w:cstheme="majorHAnsi"/>
          <w:noProof/>
          <w:sz w:val="32"/>
          <w:szCs w:val="32"/>
          <w:lang w:val="en-US"/>
        </w:rPr>
      </w:pPr>
      <w:r w:rsidRPr="007E1286">
        <w:rPr>
          <w:rFonts w:ascii="Aptos Display" w:hAnsi="Aptos Display" w:cstheme="majorHAnsi"/>
          <w:noProof/>
          <w:sz w:val="32"/>
          <w:szCs w:val="32"/>
          <w:lang w:val="en-US"/>
        </w:rPr>
        <w:t>I</w:t>
      </w:r>
      <w:r w:rsidR="00FB2CF6" w:rsidRPr="007E1286">
        <w:rPr>
          <w:rFonts w:ascii="Aptos Display" w:hAnsi="Aptos Display" w:cstheme="majorHAnsi"/>
          <w:noProof/>
          <w:sz w:val="32"/>
          <w:szCs w:val="32"/>
          <w:lang w:val="en-US"/>
        </w:rPr>
        <w:t xml:space="preserve"> </w:t>
      </w:r>
      <w:r w:rsidRPr="007E1286">
        <w:rPr>
          <w:rFonts w:ascii="Aptos Display" w:hAnsi="Aptos Display" w:cstheme="majorHAnsi"/>
          <w:noProof/>
          <w:sz w:val="32"/>
          <w:szCs w:val="32"/>
          <w:lang w:val="en-US"/>
        </w:rPr>
        <w:t>M</w:t>
      </w:r>
      <w:r w:rsidR="00FB2CF6" w:rsidRPr="007E1286">
        <w:rPr>
          <w:rFonts w:ascii="Aptos Display" w:hAnsi="Aptos Display" w:cstheme="majorHAnsi"/>
          <w:noProof/>
          <w:sz w:val="32"/>
          <w:szCs w:val="32"/>
          <w:lang w:val="en-US"/>
        </w:rPr>
        <w:t>.</w:t>
      </w:r>
      <w:r w:rsidR="00762E2B">
        <w:rPr>
          <w:rFonts w:ascii="Aptos Display" w:hAnsi="Aptos Display" w:cstheme="majorHAnsi"/>
          <w:noProof/>
          <w:sz w:val="32"/>
          <w:szCs w:val="32"/>
          <w:lang w:val="en-US"/>
        </w:rPr>
        <w:t xml:space="preserve"> </w:t>
      </w:r>
      <w:r w:rsidRPr="007E1286">
        <w:rPr>
          <w:rFonts w:ascii="Aptos Display" w:hAnsi="Aptos Display" w:cstheme="majorHAnsi"/>
          <w:noProof/>
          <w:sz w:val="32"/>
          <w:szCs w:val="32"/>
          <w:lang w:val="en-US"/>
        </w:rPr>
        <w:t>JANAKIRAM,</w:t>
      </w:r>
      <w:r w:rsidR="00762E2B">
        <w:rPr>
          <w:rFonts w:ascii="Aptos Display" w:hAnsi="Aptos Display" w:cstheme="majorHAnsi"/>
          <w:noProof/>
          <w:sz w:val="32"/>
          <w:szCs w:val="32"/>
          <w:lang w:val="en-US"/>
        </w:rPr>
        <w:t xml:space="preserve"> </w:t>
      </w:r>
      <w:r w:rsidRPr="007E1286">
        <w:rPr>
          <w:rFonts w:ascii="Aptos Display" w:hAnsi="Aptos Display" w:cstheme="majorHAnsi"/>
          <w:noProof/>
          <w:sz w:val="32"/>
          <w:szCs w:val="32"/>
          <w:lang w:val="en-US"/>
        </w:rPr>
        <w:t>hereby declare that the work presented in this project report, titled “Financial  Analysis (</w:t>
      </w:r>
      <w:r w:rsidR="00762E2B">
        <w:rPr>
          <w:rFonts w:ascii="Aptos Display" w:hAnsi="Aptos Display" w:cstheme="majorHAnsi"/>
          <w:noProof/>
          <w:sz w:val="32"/>
          <w:szCs w:val="32"/>
          <w:lang w:val="en-US"/>
        </w:rPr>
        <w:t>C</w:t>
      </w:r>
      <w:r w:rsidRPr="007E1286">
        <w:rPr>
          <w:rFonts w:ascii="Aptos Display" w:hAnsi="Aptos Display" w:cstheme="majorHAnsi"/>
          <w:noProof/>
          <w:sz w:val="32"/>
          <w:szCs w:val="32"/>
          <w:lang w:val="en-US"/>
        </w:rPr>
        <w:t xml:space="preserve">rebit </w:t>
      </w:r>
      <w:r w:rsidR="00762E2B">
        <w:rPr>
          <w:rFonts w:ascii="Aptos Display" w:hAnsi="Aptos Display" w:cstheme="majorHAnsi"/>
          <w:noProof/>
          <w:sz w:val="32"/>
          <w:szCs w:val="32"/>
          <w:lang w:val="en-US"/>
        </w:rPr>
        <w:t>R</w:t>
      </w:r>
      <w:r w:rsidRPr="007E1286">
        <w:rPr>
          <w:rFonts w:ascii="Aptos Display" w:hAnsi="Aptos Display" w:cstheme="majorHAnsi"/>
          <w:noProof/>
          <w:sz w:val="32"/>
          <w:szCs w:val="32"/>
          <w:lang w:val="en-US"/>
        </w:rPr>
        <w:t xml:space="preserve">isk </w:t>
      </w:r>
      <w:r w:rsidR="00762E2B">
        <w:rPr>
          <w:rFonts w:ascii="Aptos Display" w:hAnsi="Aptos Display" w:cstheme="majorHAnsi"/>
          <w:noProof/>
          <w:sz w:val="32"/>
          <w:szCs w:val="32"/>
          <w:lang w:val="en-US"/>
        </w:rPr>
        <w:t>A</w:t>
      </w:r>
      <w:r w:rsidRPr="007E1286">
        <w:rPr>
          <w:rFonts w:ascii="Aptos Display" w:hAnsi="Aptos Display" w:cstheme="majorHAnsi"/>
          <w:noProof/>
          <w:sz w:val="32"/>
          <w:szCs w:val="32"/>
          <w:lang w:val="en-US"/>
        </w:rPr>
        <w:t xml:space="preserve">nalysis) in </w:t>
      </w:r>
      <w:r w:rsidR="00762E2B">
        <w:rPr>
          <w:rFonts w:ascii="Aptos Display" w:hAnsi="Aptos Display" w:cstheme="majorHAnsi"/>
          <w:noProof/>
          <w:sz w:val="32"/>
          <w:szCs w:val="32"/>
          <w:lang w:val="en-US"/>
        </w:rPr>
        <w:t>F</w:t>
      </w:r>
      <w:r w:rsidRPr="007E1286">
        <w:rPr>
          <w:rFonts w:ascii="Aptos Display" w:hAnsi="Aptos Display" w:cstheme="majorHAnsi"/>
          <w:noProof/>
          <w:sz w:val="32"/>
          <w:szCs w:val="32"/>
          <w:lang w:val="en-US"/>
        </w:rPr>
        <w:t>inancial Management Activities at Airport</w:t>
      </w:r>
      <w:r w:rsidR="00762E2B">
        <w:rPr>
          <w:rFonts w:ascii="Aptos Display" w:hAnsi="Aptos Display" w:cstheme="majorHAnsi"/>
          <w:noProof/>
          <w:sz w:val="32"/>
          <w:szCs w:val="32"/>
          <w:lang w:val="en-US"/>
        </w:rPr>
        <w:t>s</w:t>
      </w:r>
      <w:r w:rsidRPr="007E1286">
        <w:rPr>
          <w:rFonts w:ascii="Aptos Display" w:hAnsi="Aptos Display" w:cstheme="majorHAnsi"/>
          <w:noProof/>
          <w:sz w:val="32"/>
          <w:szCs w:val="32"/>
          <w:lang w:val="en-US"/>
        </w:rPr>
        <w:t xml:space="preserve"> Authority of India,” is the result of my sincere efforts and learning experience during my internship at the Airport</w:t>
      </w:r>
      <w:r w:rsidR="00762E2B">
        <w:rPr>
          <w:rFonts w:ascii="Aptos Display" w:hAnsi="Aptos Display" w:cstheme="majorHAnsi"/>
          <w:noProof/>
          <w:sz w:val="32"/>
          <w:szCs w:val="32"/>
          <w:lang w:val="en-US"/>
        </w:rPr>
        <w:t>s</w:t>
      </w:r>
      <w:r w:rsidRPr="007E1286">
        <w:rPr>
          <w:rFonts w:ascii="Aptos Display" w:hAnsi="Aptos Display" w:cstheme="majorHAnsi"/>
          <w:noProof/>
          <w:sz w:val="32"/>
          <w:szCs w:val="32"/>
          <w:lang w:val="en-US"/>
        </w:rPr>
        <w:t xml:space="preserve"> Authority of India (AAI). This project was carried out under the guidance of </w:t>
      </w:r>
      <w:r w:rsidR="00762E2B">
        <w:rPr>
          <w:rFonts w:ascii="Aptos Display" w:hAnsi="Aptos Display" w:cstheme="majorHAnsi"/>
          <w:noProof/>
          <w:sz w:val="32"/>
          <w:szCs w:val="32"/>
          <w:lang w:val="en-US"/>
        </w:rPr>
        <w:t>Shri N Sivaji, Asst. General Manager (Finance)</w:t>
      </w:r>
      <w:r w:rsidRPr="007E1286">
        <w:rPr>
          <w:rFonts w:ascii="Aptos Display" w:hAnsi="Aptos Display" w:cstheme="majorHAnsi"/>
          <w:noProof/>
          <w:sz w:val="32"/>
          <w:szCs w:val="32"/>
          <w:lang w:val="en-US"/>
        </w:rPr>
        <w:t>.</w:t>
      </w:r>
    </w:p>
    <w:p w14:paraId="02C05C76" w14:textId="5A8FA9AD" w:rsidR="007E53C3" w:rsidRPr="007E1286" w:rsidRDefault="007E53C3" w:rsidP="00762E2B">
      <w:pPr>
        <w:jc w:val="both"/>
        <w:rPr>
          <w:rFonts w:ascii="Aptos Display" w:hAnsi="Aptos Display" w:cstheme="majorHAnsi"/>
          <w:noProof/>
          <w:sz w:val="32"/>
          <w:szCs w:val="32"/>
          <w:lang w:val="en-US"/>
        </w:rPr>
      </w:pPr>
      <w:r w:rsidRPr="007E1286">
        <w:rPr>
          <w:rFonts w:ascii="Aptos Display" w:hAnsi="Aptos Display" w:cstheme="majorHAnsi"/>
          <w:noProof/>
          <w:sz w:val="32"/>
          <w:szCs w:val="32"/>
          <w:lang w:val="en-US"/>
        </w:rPr>
        <w:t>I affirm that the data collected, analysis performed, and insights derived in this report are authentic and presented in bona fide spirit.</w:t>
      </w:r>
      <w:r w:rsidR="00762E2B">
        <w:rPr>
          <w:rFonts w:ascii="Aptos Display" w:hAnsi="Aptos Display" w:cstheme="majorHAnsi"/>
          <w:noProof/>
          <w:sz w:val="32"/>
          <w:szCs w:val="32"/>
          <w:lang w:val="en-US"/>
        </w:rPr>
        <w:t xml:space="preserve"> </w:t>
      </w:r>
      <w:r w:rsidRPr="007E1286">
        <w:rPr>
          <w:rFonts w:ascii="Aptos Display" w:hAnsi="Aptos Display" w:cstheme="majorHAnsi"/>
          <w:noProof/>
          <w:sz w:val="32"/>
          <w:szCs w:val="32"/>
          <w:lang w:val="en-US"/>
        </w:rPr>
        <w:t>I have not submitted this work, in whole or in part, to any other institution or authority.</w:t>
      </w:r>
    </w:p>
    <w:p w14:paraId="4ABD5F75" w14:textId="3A225975" w:rsidR="007E53C3" w:rsidRPr="007E1286" w:rsidRDefault="007E53C3" w:rsidP="00762E2B">
      <w:pPr>
        <w:jc w:val="both"/>
        <w:rPr>
          <w:rFonts w:ascii="Aptos Display" w:hAnsi="Aptos Display" w:cstheme="majorHAnsi"/>
          <w:noProof/>
          <w:sz w:val="28"/>
          <w:szCs w:val="28"/>
          <w:lang w:val="en-US"/>
        </w:rPr>
      </w:pPr>
      <w:r w:rsidRPr="007E1286">
        <w:rPr>
          <w:rFonts w:ascii="Aptos Display" w:hAnsi="Aptos Display" w:cstheme="majorHAnsi"/>
          <w:noProof/>
          <w:sz w:val="32"/>
          <w:szCs w:val="32"/>
          <w:lang w:val="en-US"/>
        </w:rPr>
        <w:t xml:space="preserve">This project is submitted as a part of my academic learning at </w:t>
      </w:r>
      <w:r w:rsidR="00FB2CF6" w:rsidRPr="007E1286">
        <w:rPr>
          <w:rFonts w:ascii="Aptos Display" w:hAnsi="Aptos Display" w:cstheme="majorHAnsi"/>
          <w:noProof/>
          <w:sz w:val="32"/>
          <w:szCs w:val="32"/>
          <w:lang w:val="en-US"/>
        </w:rPr>
        <w:t xml:space="preserve">   </w:t>
      </w:r>
      <w:r w:rsidRPr="007E1286">
        <w:rPr>
          <w:rFonts w:ascii="Aptos Display" w:hAnsi="Aptos Display" w:cstheme="majorHAnsi"/>
          <w:noProof/>
          <w:sz w:val="32"/>
          <w:szCs w:val="32"/>
          <w:lang w:val="en-US"/>
        </w:rPr>
        <w:t>Andhra University</w:t>
      </w:r>
      <w:r w:rsidRPr="007E1286">
        <w:rPr>
          <w:rFonts w:ascii="Aptos Display" w:hAnsi="Aptos Display" w:cstheme="majorHAnsi"/>
          <w:noProof/>
          <w:sz w:val="28"/>
          <w:szCs w:val="28"/>
          <w:lang w:val="en-US"/>
        </w:rPr>
        <w:t>.</w:t>
      </w:r>
    </w:p>
    <w:p w14:paraId="2B45AA3B" w14:textId="77777777" w:rsidR="007E53C3" w:rsidRPr="00762E2B" w:rsidRDefault="007E53C3" w:rsidP="007E53C3">
      <w:pPr>
        <w:rPr>
          <w:rFonts w:ascii="Aptos Display" w:hAnsi="Aptos Display" w:cstheme="majorHAnsi"/>
          <w:noProof/>
          <w:sz w:val="32"/>
          <w:szCs w:val="32"/>
          <w:lang w:val="en-US"/>
        </w:rPr>
      </w:pPr>
    </w:p>
    <w:p w14:paraId="2AA05202" w14:textId="77777777" w:rsidR="007E53C3" w:rsidRPr="00762E2B" w:rsidRDefault="007E53C3" w:rsidP="007E53C3">
      <w:pPr>
        <w:rPr>
          <w:rFonts w:ascii="Aptos Display" w:hAnsi="Aptos Display" w:cstheme="majorHAnsi"/>
          <w:noProof/>
          <w:sz w:val="32"/>
          <w:szCs w:val="32"/>
          <w:lang w:val="en-US"/>
        </w:rPr>
      </w:pPr>
    </w:p>
    <w:p w14:paraId="1DCCABB5" w14:textId="696B7C75" w:rsidR="00D4379B" w:rsidRPr="00762E2B" w:rsidRDefault="007E53C3" w:rsidP="00762E2B">
      <w:pPr>
        <w:pStyle w:val="NoSpacing"/>
        <w:jc w:val="right"/>
        <w:rPr>
          <w:rFonts w:ascii="Aptos Display" w:hAnsi="Aptos Display" w:cstheme="majorHAnsi"/>
          <w:noProof/>
          <w:sz w:val="32"/>
          <w:szCs w:val="32"/>
          <w:lang w:val="en-US"/>
        </w:rPr>
      </w:pPr>
      <w:r w:rsidRPr="00762E2B">
        <w:rPr>
          <w:noProof/>
          <w:lang w:val="en-US"/>
        </w:rPr>
        <w:t xml:space="preserve">                                                                                           </w:t>
      </w:r>
      <w:r w:rsidR="00FB2CF6" w:rsidRPr="00762E2B">
        <w:rPr>
          <w:noProof/>
          <w:lang w:val="en-US"/>
        </w:rPr>
        <w:t xml:space="preserve">   </w:t>
      </w:r>
      <w:r w:rsidRPr="00762E2B">
        <w:rPr>
          <w:noProof/>
          <w:lang w:val="en-US"/>
        </w:rPr>
        <w:t xml:space="preserve">      </w:t>
      </w:r>
      <w:r w:rsidR="00FB2CF6" w:rsidRPr="00762E2B">
        <w:rPr>
          <w:noProof/>
          <w:lang w:val="en-US"/>
        </w:rPr>
        <w:t xml:space="preserve">  </w:t>
      </w:r>
      <w:r w:rsidRPr="00762E2B">
        <w:rPr>
          <w:noProof/>
          <w:lang w:val="en-US"/>
        </w:rPr>
        <w:t xml:space="preserve">                </w:t>
      </w:r>
      <w:r w:rsidR="008402DF" w:rsidRPr="00762E2B">
        <w:rPr>
          <w:noProof/>
          <w:lang w:val="en-US"/>
        </w:rPr>
        <w:t xml:space="preserve">  </w:t>
      </w:r>
      <w:r w:rsidRPr="00762E2B">
        <w:rPr>
          <w:noProof/>
          <w:lang w:val="en-US"/>
        </w:rPr>
        <w:t xml:space="preserve">    </w:t>
      </w:r>
      <w:r w:rsidR="005A5D6B" w:rsidRPr="00762E2B">
        <w:rPr>
          <w:rFonts w:ascii="Aptos Display" w:hAnsi="Aptos Display" w:cstheme="majorHAnsi"/>
          <w:noProof/>
          <w:sz w:val="32"/>
          <w:szCs w:val="32"/>
          <w:lang w:val="en-US"/>
        </w:rPr>
        <w:t>J</w:t>
      </w:r>
      <w:r w:rsidRPr="00762E2B">
        <w:rPr>
          <w:rFonts w:ascii="Aptos Display" w:hAnsi="Aptos Display" w:cstheme="majorHAnsi"/>
          <w:noProof/>
          <w:sz w:val="32"/>
          <w:szCs w:val="32"/>
          <w:lang w:val="en-US"/>
        </w:rPr>
        <w:t xml:space="preserve">anakiram                                            </w:t>
      </w:r>
      <w:r w:rsidR="00FB2CF6" w:rsidRPr="00762E2B">
        <w:rPr>
          <w:rFonts w:ascii="Aptos Display" w:hAnsi="Aptos Display" w:cstheme="majorHAnsi"/>
          <w:noProof/>
          <w:sz w:val="32"/>
          <w:szCs w:val="32"/>
          <w:lang w:val="en-US"/>
        </w:rPr>
        <w:t xml:space="preserve"> </w:t>
      </w:r>
      <w:r w:rsidRPr="00762E2B">
        <w:rPr>
          <w:rFonts w:ascii="Aptos Display" w:hAnsi="Aptos Display" w:cstheme="majorHAnsi"/>
          <w:noProof/>
          <w:sz w:val="32"/>
          <w:szCs w:val="32"/>
          <w:lang w:val="en-US"/>
        </w:rPr>
        <w:t xml:space="preserve">                                                     </w:t>
      </w:r>
      <w:r w:rsidR="00FB2CF6" w:rsidRPr="00762E2B">
        <w:rPr>
          <w:rFonts w:ascii="Aptos Display" w:hAnsi="Aptos Display" w:cstheme="majorHAnsi"/>
          <w:noProof/>
          <w:sz w:val="32"/>
          <w:szCs w:val="32"/>
          <w:lang w:val="en-US"/>
        </w:rPr>
        <w:t xml:space="preserve">   </w:t>
      </w:r>
      <w:r w:rsidRPr="00762E2B">
        <w:rPr>
          <w:rFonts w:ascii="Aptos Display" w:hAnsi="Aptos Display" w:cstheme="majorHAnsi"/>
          <w:noProof/>
          <w:sz w:val="32"/>
          <w:szCs w:val="32"/>
          <w:lang w:val="en-US"/>
        </w:rPr>
        <w:t xml:space="preserve">                      Andhra University</w:t>
      </w:r>
      <w:r w:rsidR="00D4379B" w:rsidRPr="00762E2B">
        <w:rPr>
          <w:rFonts w:ascii="Aptos Display" w:hAnsi="Aptos Display" w:cstheme="majorHAnsi"/>
          <w:noProof/>
          <w:sz w:val="32"/>
          <w:szCs w:val="32"/>
          <w:lang w:val="en-US"/>
        </w:rPr>
        <w:t xml:space="preserve">          </w:t>
      </w:r>
      <w:r w:rsidR="00FB2CF6" w:rsidRPr="00762E2B">
        <w:rPr>
          <w:rFonts w:ascii="Aptos Display" w:hAnsi="Aptos Display" w:cstheme="majorHAnsi"/>
          <w:noProof/>
          <w:sz w:val="32"/>
          <w:szCs w:val="32"/>
          <w:lang w:val="en-US"/>
        </w:rPr>
        <w:t xml:space="preserve">                                                                                                          </w:t>
      </w:r>
      <w:r w:rsidR="00D4379B" w:rsidRPr="00762E2B">
        <w:rPr>
          <w:rFonts w:ascii="Aptos Display" w:hAnsi="Aptos Display" w:cstheme="majorHAnsi"/>
          <w:noProof/>
          <w:sz w:val="32"/>
          <w:szCs w:val="32"/>
          <w:lang w:val="en-US"/>
        </w:rPr>
        <w:t>Reg.no823207502073</w:t>
      </w:r>
    </w:p>
    <w:p w14:paraId="3D61946C" w14:textId="4297E185" w:rsidR="007E53C3" w:rsidRDefault="007E53C3" w:rsidP="0024108B">
      <w:pPr>
        <w:rPr>
          <w:b/>
          <w:bCs/>
          <w:noProof/>
          <w:sz w:val="48"/>
          <w:szCs w:val="48"/>
          <w:lang w:val="en-US"/>
        </w:rPr>
      </w:pPr>
    </w:p>
    <w:p w14:paraId="1E437940" w14:textId="77777777" w:rsidR="00762E2B" w:rsidRDefault="008402DF" w:rsidP="0024108B">
      <w:pPr>
        <w:rPr>
          <w:rFonts w:ascii="Algerian" w:hAnsi="Algerian"/>
          <w:b/>
          <w:bCs/>
          <w:noProof/>
          <w:sz w:val="56"/>
          <w:szCs w:val="56"/>
          <w:lang w:val="en-US"/>
        </w:rPr>
      </w:pPr>
      <w:r w:rsidRPr="003B52A2">
        <w:rPr>
          <w:rFonts w:ascii="Algerian" w:hAnsi="Algerian"/>
          <w:b/>
          <w:bCs/>
          <w:noProof/>
          <w:sz w:val="56"/>
          <w:szCs w:val="56"/>
          <w:lang w:val="en-US"/>
        </w:rPr>
        <w:t xml:space="preserve">              </w:t>
      </w:r>
    </w:p>
    <w:p w14:paraId="1FD3C2F9" w14:textId="77777777" w:rsidR="00762E2B" w:rsidRDefault="00762E2B">
      <w:pPr>
        <w:rPr>
          <w:rFonts w:ascii="Algerian" w:hAnsi="Algerian"/>
          <w:b/>
          <w:bCs/>
          <w:noProof/>
          <w:sz w:val="56"/>
          <w:szCs w:val="56"/>
          <w:lang w:val="en-US"/>
        </w:rPr>
      </w:pPr>
      <w:r>
        <w:rPr>
          <w:rFonts w:ascii="Algerian" w:hAnsi="Algerian"/>
          <w:b/>
          <w:bCs/>
          <w:noProof/>
          <w:sz w:val="56"/>
          <w:szCs w:val="56"/>
          <w:lang w:val="en-US"/>
        </w:rPr>
        <w:br w:type="page"/>
      </w:r>
    </w:p>
    <w:p w14:paraId="65D8A2F5" w14:textId="19EB8042" w:rsidR="0024108B" w:rsidRPr="003B52A2" w:rsidRDefault="00B2172C" w:rsidP="00762E2B">
      <w:pPr>
        <w:jc w:val="center"/>
        <w:rPr>
          <w:rFonts w:ascii="Algerian" w:hAnsi="Algerian"/>
          <w:b/>
          <w:bCs/>
          <w:noProof/>
          <w:sz w:val="48"/>
          <w:szCs w:val="48"/>
          <w:lang w:val="en-US"/>
        </w:rPr>
      </w:pPr>
      <w:r w:rsidRPr="003B52A2">
        <w:rPr>
          <w:rFonts w:ascii="Algerian" w:hAnsi="Algerian"/>
          <w:b/>
          <w:bCs/>
          <w:noProof/>
          <w:sz w:val="56"/>
          <w:szCs w:val="56"/>
          <w:lang w:val="en-US"/>
        </w:rPr>
        <w:lastRenderedPageBreak/>
        <w:t>ACKNOWLEDGEMENT</w:t>
      </w:r>
    </w:p>
    <w:p w14:paraId="42F07DBA" w14:textId="77777777" w:rsidR="0024108B" w:rsidRPr="00895970" w:rsidRDefault="0024108B" w:rsidP="0024108B">
      <w:pPr>
        <w:rPr>
          <w:rFonts w:ascii="Aptos Narrow" w:hAnsi="Aptos Narrow"/>
          <w:noProof/>
          <w:sz w:val="48"/>
          <w:szCs w:val="48"/>
          <w:lang w:val="en-US"/>
        </w:rPr>
      </w:pPr>
    </w:p>
    <w:p w14:paraId="1F14118E" w14:textId="174FCD65" w:rsidR="0024108B" w:rsidRPr="003B52A2" w:rsidRDefault="0024108B" w:rsidP="00762E2B">
      <w:pPr>
        <w:jc w:val="both"/>
        <w:rPr>
          <w:rFonts w:ascii="Aptos Display" w:hAnsi="Aptos Display"/>
          <w:noProof/>
          <w:sz w:val="40"/>
          <w:szCs w:val="40"/>
          <w:lang w:val="en-US"/>
        </w:rPr>
      </w:pPr>
      <w:r w:rsidRPr="003B52A2">
        <w:rPr>
          <w:rFonts w:ascii="Aptos Display" w:hAnsi="Aptos Display"/>
          <w:noProof/>
          <w:sz w:val="40"/>
          <w:szCs w:val="40"/>
          <w:lang w:val="en-US"/>
        </w:rPr>
        <w:t xml:space="preserve">I am grateful to Andhra University for giving me an opportunity to showcase my interest and talent in the form of this internship project. I am also thankful to the entire management of School of </w:t>
      </w:r>
      <w:r w:rsidR="00762E2B">
        <w:rPr>
          <w:rFonts w:ascii="Aptos Display" w:hAnsi="Aptos Display"/>
          <w:noProof/>
          <w:sz w:val="40"/>
          <w:szCs w:val="40"/>
          <w:lang w:val="en-US"/>
        </w:rPr>
        <w:t>I</w:t>
      </w:r>
      <w:r w:rsidRPr="003B52A2">
        <w:rPr>
          <w:rFonts w:ascii="Aptos Display" w:hAnsi="Aptos Display"/>
          <w:noProof/>
          <w:sz w:val="40"/>
          <w:szCs w:val="40"/>
          <w:lang w:val="en-US"/>
        </w:rPr>
        <w:t xml:space="preserve">nternational </w:t>
      </w:r>
      <w:r w:rsidR="00762E2B">
        <w:rPr>
          <w:rFonts w:ascii="Aptos Display" w:hAnsi="Aptos Display"/>
          <w:noProof/>
          <w:sz w:val="40"/>
          <w:szCs w:val="40"/>
          <w:lang w:val="en-US"/>
        </w:rPr>
        <w:t>B</w:t>
      </w:r>
      <w:r w:rsidRPr="003B52A2">
        <w:rPr>
          <w:rFonts w:ascii="Aptos Display" w:hAnsi="Aptos Display"/>
          <w:noProof/>
          <w:sz w:val="40"/>
          <w:szCs w:val="40"/>
          <w:lang w:val="en-US"/>
        </w:rPr>
        <w:t>usiness for making all the facilities</w:t>
      </w:r>
      <w:r w:rsidR="00762E2B">
        <w:rPr>
          <w:rFonts w:ascii="Aptos Display" w:hAnsi="Aptos Display"/>
          <w:noProof/>
          <w:sz w:val="40"/>
          <w:szCs w:val="40"/>
          <w:lang w:val="en-US"/>
        </w:rPr>
        <w:t xml:space="preserve"> a</w:t>
      </w:r>
      <w:r w:rsidRPr="003B52A2">
        <w:rPr>
          <w:rFonts w:ascii="Aptos Display" w:hAnsi="Aptos Display"/>
          <w:noProof/>
          <w:sz w:val="40"/>
          <w:szCs w:val="40"/>
          <w:lang w:val="en-US"/>
        </w:rPr>
        <w:t>vailable on time.</w:t>
      </w:r>
    </w:p>
    <w:p w14:paraId="677F04EA" w14:textId="0FA53455" w:rsidR="0024108B" w:rsidRPr="007E1286" w:rsidRDefault="0024108B" w:rsidP="00762E2B">
      <w:pPr>
        <w:jc w:val="both"/>
        <w:rPr>
          <w:rFonts w:ascii="Aptos" w:hAnsi="Aptos"/>
          <w:noProof/>
          <w:sz w:val="40"/>
          <w:szCs w:val="40"/>
          <w:lang w:val="en-US"/>
        </w:rPr>
      </w:pPr>
      <w:r w:rsidRPr="007E1286">
        <w:rPr>
          <w:rFonts w:ascii="Aptos" w:hAnsi="Aptos"/>
          <w:noProof/>
          <w:sz w:val="40"/>
          <w:szCs w:val="40"/>
          <w:lang w:val="en-US"/>
        </w:rPr>
        <w:t xml:space="preserve">The success of my internship largely depends on the encouragement and guidelines of </w:t>
      </w:r>
      <w:r w:rsidR="00762E2B">
        <w:rPr>
          <w:rFonts w:ascii="Aptos" w:hAnsi="Aptos"/>
          <w:noProof/>
          <w:sz w:val="40"/>
          <w:szCs w:val="40"/>
          <w:lang w:val="en-US"/>
        </w:rPr>
        <w:t>Shri K Shankara Rao, Senior Manager (F&amp;A)</w:t>
      </w:r>
      <w:r w:rsidRPr="007E1286">
        <w:rPr>
          <w:rFonts w:ascii="Aptos" w:hAnsi="Aptos"/>
          <w:noProof/>
          <w:sz w:val="40"/>
          <w:szCs w:val="40"/>
          <w:lang w:val="en-US"/>
        </w:rPr>
        <w:t>, my project guide who guided me despite their very hectic schedule. Without their Support and Guidance this project would not have been completed.</w:t>
      </w:r>
    </w:p>
    <w:p w14:paraId="6EC73B55" w14:textId="2DBC7884" w:rsidR="00BE0F3D" w:rsidRPr="007E1286" w:rsidRDefault="00BE0F3D" w:rsidP="00762E2B">
      <w:pPr>
        <w:jc w:val="both"/>
        <w:rPr>
          <w:rFonts w:ascii="Aptos" w:hAnsi="Aptos"/>
          <w:noProof/>
          <w:sz w:val="40"/>
          <w:szCs w:val="40"/>
          <w:lang w:val="en-US"/>
        </w:rPr>
      </w:pPr>
      <w:r w:rsidRPr="007E1286">
        <w:rPr>
          <w:rFonts w:ascii="Aptos" w:hAnsi="Aptos"/>
          <w:noProof/>
          <w:sz w:val="40"/>
          <w:szCs w:val="40"/>
          <w:lang w:val="en-US"/>
        </w:rPr>
        <w:t xml:space="preserve">I am extremely honourest and privileged to have </w:t>
      </w:r>
      <w:r w:rsidR="00340B35">
        <w:rPr>
          <w:rFonts w:ascii="Aptos" w:hAnsi="Aptos"/>
          <w:noProof/>
          <w:sz w:val="40"/>
          <w:szCs w:val="40"/>
          <w:lang w:val="en-US"/>
        </w:rPr>
        <w:t xml:space="preserve"> </w:t>
      </w:r>
      <w:r w:rsidRPr="007E1286">
        <w:rPr>
          <w:rFonts w:ascii="Aptos" w:hAnsi="Aptos"/>
          <w:noProof/>
          <w:sz w:val="40"/>
          <w:szCs w:val="40"/>
          <w:lang w:val="en-US"/>
        </w:rPr>
        <w:t>Prof.</w:t>
      </w:r>
      <w:r w:rsidR="00340B35">
        <w:rPr>
          <w:rFonts w:ascii="Aptos" w:hAnsi="Aptos"/>
          <w:noProof/>
          <w:sz w:val="40"/>
          <w:szCs w:val="40"/>
          <w:lang w:val="en-US"/>
        </w:rPr>
        <w:t xml:space="preserve"> </w:t>
      </w:r>
      <w:r w:rsidR="00F4008A" w:rsidRPr="007E1286">
        <w:rPr>
          <w:rFonts w:ascii="Aptos" w:hAnsi="Aptos"/>
          <w:noProof/>
          <w:sz w:val="40"/>
          <w:szCs w:val="40"/>
          <w:lang w:val="en-US"/>
        </w:rPr>
        <w:t>N</w:t>
      </w:r>
      <w:r w:rsidR="00340B35">
        <w:rPr>
          <w:rFonts w:ascii="Aptos" w:hAnsi="Aptos"/>
          <w:noProof/>
          <w:sz w:val="40"/>
          <w:szCs w:val="40"/>
          <w:lang w:val="en-US"/>
        </w:rPr>
        <w:t xml:space="preserve"> </w:t>
      </w:r>
      <w:r w:rsidR="00F4008A" w:rsidRPr="007E1286">
        <w:rPr>
          <w:rFonts w:ascii="Aptos" w:hAnsi="Aptos"/>
          <w:noProof/>
          <w:sz w:val="40"/>
          <w:szCs w:val="40"/>
          <w:lang w:val="en-US"/>
        </w:rPr>
        <w:t>SUSHMA</w:t>
      </w:r>
      <w:r w:rsidRPr="007E1286">
        <w:rPr>
          <w:rFonts w:ascii="Aptos" w:hAnsi="Aptos"/>
          <w:noProof/>
          <w:sz w:val="40"/>
          <w:szCs w:val="40"/>
          <w:lang w:val="en-US"/>
        </w:rPr>
        <w:t xml:space="preserve">, </w:t>
      </w:r>
      <w:r w:rsidR="009E5D01">
        <w:rPr>
          <w:rFonts w:ascii="Aptos" w:hAnsi="Aptos"/>
          <w:noProof/>
          <w:sz w:val="40"/>
          <w:szCs w:val="40"/>
          <w:lang w:val="en-US"/>
        </w:rPr>
        <w:t>having guidance</w:t>
      </w:r>
      <w:r w:rsidRPr="007E1286">
        <w:rPr>
          <w:rFonts w:ascii="Aptos" w:hAnsi="Aptos"/>
          <w:noProof/>
          <w:sz w:val="40"/>
          <w:szCs w:val="40"/>
          <w:lang w:val="en-US"/>
        </w:rPr>
        <w:t xml:space="preserve"> at A</w:t>
      </w:r>
      <w:r w:rsidR="00340B35">
        <w:rPr>
          <w:rFonts w:ascii="Aptos" w:hAnsi="Aptos"/>
          <w:noProof/>
          <w:sz w:val="40"/>
          <w:szCs w:val="40"/>
          <w:lang w:val="en-US"/>
        </w:rPr>
        <w:t>ndhra University</w:t>
      </w:r>
      <w:r w:rsidRPr="007E1286">
        <w:rPr>
          <w:rFonts w:ascii="Aptos" w:hAnsi="Aptos"/>
          <w:noProof/>
          <w:sz w:val="40"/>
          <w:szCs w:val="40"/>
          <w:lang w:val="en-US"/>
        </w:rPr>
        <w:t xml:space="preserve"> School of International Business</w:t>
      </w:r>
      <w:r w:rsidR="00340B35">
        <w:rPr>
          <w:rFonts w:ascii="Aptos" w:hAnsi="Aptos"/>
          <w:noProof/>
          <w:sz w:val="40"/>
          <w:szCs w:val="40"/>
          <w:lang w:val="en-US"/>
        </w:rPr>
        <w:t>.</w:t>
      </w:r>
      <w:r w:rsidRPr="007E1286">
        <w:rPr>
          <w:rFonts w:ascii="Aptos" w:hAnsi="Aptos"/>
          <w:noProof/>
          <w:sz w:val="40"/>
          <w:szCs w:val="40"/>
          <w:lang w:val="en-US"/>
        </w:rPr>
        <w:t xml:space="preserve"> I am very thankful for her continuous guidance and support throughout the internship as well as her help in aducational aspects</w:t>
      </w:r>
      <w:r w:rsidR="00521819" w:rsidRPr="007E1286">
        <w:rPr>
          <w:rFonts w:ascii="Aptos" w:hAnsi="Aptos"/>
          <w:noProof/>
          <w:sz w:val="40"/>
          <w:szCs w:val="40"/>
          <w:lang w:val="en-US"/>
        </w:rPr>
        <w:t>.</w:t>
      </w:r>
    </w:p>
    <w:p w14:paraId="56C21E43" w14:textId="77777777" w:rsidR="0024108B" w:rsidRPr="0024108B" w:rsidRDefault="0024108B" w:rsidP="0024108B">
      <w:pPr>
        <w:rPr>
          <w:noProof/>
          <w:sz w:val="40"/>
          <w:szCs w:val="40"/>
          <w:lang w:val="en-US"/>
        </w:rPr>
      </w:pPr>
    </w:p>
    <w:p w14:paraId="62A2115D" w14:textId="70872979" w:rsidR="00923568" w:rsidRDefault="005A5D6B" w:rsidP="00237598">
      <w:pPr>
        <w:rPr>
          <w:rFonts w:ascii="Nirmala UI" w:hAnsi="Nirmala UI" w:cs="Nirmala UI"/>
          <w:noProof/>
          <w:color w:val="000000" w:themeColor="text1"/>
          <w:sz w:val="52"/>
          <w:szCs w:val="52"/>
          <w:lang w:val="en-US"/>
        </w:rPr>
      </w:pPr>
      <w:r>
        <w:rPr>
          <w:rFonts w:ascii="Nirmala UI" w:hAnsi="Nirmala UI" w:cs="Nirmala UI"/>
          <w:noProof/>
          <w:color w:val="000000" w:themeColor="text1"/>
          <w:sz w:val="52"/>
          <w:szCs w:val="52"/>
          <w:lang w:val="en-US"/>
        </w:rPr>
        <w:t xml:space="preserve">                   </w:t>
      </w:r>
    </w:p>
    <w:p w14:paraId="0C4EF122" w14:textId="77777777" w:rsidR="00923568" w:rsidRDefault="00923568">
      <w:pPr>
        <w:rPr>
          <w:rFonts w:ascii="Nirmala UI" w:hAnsi="Nirmala UI" w:cs="Nirmala UI"/>
          <w:noProof/>
          <w:color w:val="000000" w:themeColor="text1"/>
          <w:sz w:val="52"/>
          <w:szCs w:val="52"/>
          <w:lang w:val="en-US"/>
        </w:rPr>
      </w:pPr>
      <w:r>
        <w:rPr>
          <w:rFonts w:ascii="Nirmala UI" w:hAnsi="Nirmala UI" w:cs="Nirmala UI"/>
          <w:noProof/>
          <w:color w:val="000000" w:themeColor="text1"/>
          <w:sz w:val="52"/>
          <w:szCs w:val="52"/>
          <w:lang w:val="en-US"/>
        </w:rPr>
        <w:br w:type="page"/>
      </w:r>
    </w:p>
    <w:p w14:paraId="60CBF4C8" w14:textId="2200E64A" w:rsidR="0008693F" w:rsidRDefault="005A5D6B" w:rsidP="00237598">
      <w:pPr>
        <w:rPr>
          <w:rFonts w:ascii="Algerian" w:hAnsi="Algerian" w:cs="Nirmala UI"/>
          <w:b/>
          <w:bCs/>
          <w:noProof/>
          <w:color w:val="000000" w:themeColor="text1"/>
          <w:sz w:val="56"/>
          <w:szCs w:val="56"/>
          <w:lang w:val="en-US"/>
        </w:rPr>
      </w:pPr>
      <w:r>
        <w:rPr>
          <w:rFonts w:ascii="Nirmala UI" w:hAnsi="Nirmala UI" w:cs="Nirmala UI"/>
          <w:noProof/>
          <w:color w:val="000000" w:themeColor="text1"/>
          <w:sz w:val="52"/>
          <w:szCs w:val="52"/>
          <w:lang w:val="en-US"/>
        </w:rPr>
        <w:lastRenderedPageBreak/>
        <w:t xml:space="preserve">                    </w:t>
      </w:r>
      <w:r w:rsidR="0067055E" w:rsidRPr="003B52A2">
        <w:rPr>
          <w:rFonts w:ascii="Algerian" w:hAnsi="Algerian" w:cs="Nirmala UI"/>
          <w:b/>
          <w:bCs/>
          <w:noProof/>
          <w:color w:val="000000" w:themeColor="text1"/>
          <w:sz w:val="56"/>
          <w:szCs w:val="56"/>
          <w:lang w:val="en-US"/>
        </w:rPr>
        <w:t>A</w:t>
      </w:r>
      <w:r w:rsidR="007104D8" w:rsidRPr="003B52A2">
        <w:rPr>
          <w:rFonts w:ascii="Algerian" w:hAnsi="Algerian" w:cs="Nirmala UI"/>
          <w:b/>
          <w:bCs/>
          <w:noProof/>
          <w:color w:val="000000" w:themeColor="text1"/>
          <w:sz w:val="56"/>
          <w:szCs w:val="56"/>
          <w:lang w:val="en-US"/>
        </w:rPr>
        <w:t xml:space="preserve">BSTRACT </w:t>
      </w:r>
    </w:p>
    <w:p w14:paraId="0618732B" w14:textId="2224D4EF" w:rsidR="007E1286" w:rsidRPr="007E1286" w:rsidRDefault="007E1286" w:rsidP="00B25D5F">
      <w:pPr>
        <w:jc w:val="both"/>
        <w:rPr>
          <w:rFonts w:ascii="Aptos Narrow" w:hAnsi="Aptos Narrow" w:cs="Nirmala UI"/>
          <w:noProof/>
          <w:color w:val="000000" w:themeColor="text1"/>
          <w:sz w:val="16"/>
          <w:szCs w:val="16"/>
        </w:rPr>
      </w:pPr>
      <w:r w:rsidRPr="007E1286">
        <w:rPr>
          <w:rFonts w:ascii="Aptos" w:hAnsi="Aptos" w:cs="Nirmala UI"/>
          <w:noProof/>
          <w:color w:val="000000" w:themeColor="text1"/>
          <w:sz w:val="40"/>
          <w:szCs w:val="40"/>
        </w:rPr>
        <w:t xml:space="preserve">This study explores financial analysis with a focus on credit risk assessment in the </w:t>
      </w:r>
      <w:r w:rsidR="009B09C9">
        <w:rPr>
          <w:rFonts w:ascii="Aptos" w:hAnsi="Aptos" w:cs="Nirmala UI"/>
          <w:noProof/>
          <w:color w:val="000000" w:themeColor="text1"/>
          <w:sz w:val="40"/>
          <w:szCs w:val="40"/>
        </w:rPr>
        <w:t>F</w:t>
      </w:r>
      <w:r w:rsidRPr="007E1286">
        <w:rPr>
          <w:rFonts w:ascii="Aptos" w:hAnsi="Aptos" w:cs="Nirmala UI"/>
          <w:noProof/>
          <w:color w:val="000000" w:themeColor="text1"/>
          <w:sz w:val="40"/>
          <w:szCs w:val="40"/>
        </w:rPr>
        <w:t xml:space="preserve">inancial </w:t>
      </w:r>
      <w:r w:rsidR="009B09C9">
        <w:rPr>
          <w:rFonts w:ascii="Aptos" w:hAnsi="Aptos" w:cs="Nirmala UI"/>
          <w:noProof/>
          <w:color w:val="000000" w:themeColor="text1"/>
          <w:sz w:val="40"/>
          <w:szCs w:val="40"/>
        </w:rPr>
        <w:t>M</w:t>
      </w:r>
      <w:r w:rsidRPr="007E1286">
        <w:rPr>
          <w:rFonts w:ascii="Aptos" w:hAnsi="Aptos" w:cs="Nirmala UI"/>
          <w:noProof/>
          <w:color w:val="000000" w:themeColor="text1"/>
          <w:sz w:val="40"/>
          <w:szCs w:val="40"/>
        </w:rPr>
        <w:t xml:space="preserve">anagement </w:t>
      </w:r>
      <w:r w:rsidR="009B09C9">
        <w:rPr>
          <w:rFonts w:ascii="Aptos" w:hAnsi="Aptos" w:cs="Nirmala UI"/>
          <w:noProof/>
          <w:color w:val="000000" w:themeColor="text1"/>
          <w:sz w:val="40"/>
          <w:szCs w:val="40"/>
        </w:rPr>
        <w:t>A</w:t>
      </w:r>
      <w:r w:rsidRPr="007E1286">
        <w:rPr>
          <w:rFonts w:ascii="Aptos" w:hAnsi="Aptos" w:cs="Nirmala UI"/>
          <w:noProof/>
          <w:color w:val="000000" w:themeColor="text1"/>
          <w:sz w:val="40"/>
          <w:szCs w:val="40"/>
        </w:rPr>
        <w:t>ctivities of the Airports Authority of India (AAI)</w:t>
      </w:r>
      <w:r w:rsidR="009B09C9">
        <w:rPr>
          <w:rFonts w:ascii="Aptos" w:hAnsi="Aptos" w:cs="Nirmala UI"/>
          <w:noProof/>
          <w:color w:val="000000" w:themeColor="text1"/>
          <w:sz w:val="40"/>
          <w:szCs w:val="40"/>
        </w:rPr>
        <w:t>, Visakhapatnam Airport</w:t>
      </w:r>
      <w:r w:rsidRPr="007E1286">
        <w:rPr>
          <w:rFonts w:ascii="Aptos" w:hAnsi="Aptos" w:cs="Nirmala UI"/>
          <w:noProof/>
          <w:color w:val="000000" w:themeColor="text1"/>
          <w:sz w:val="40"/>
          <w:szCs w:val="40"/>
        </w:rPr>
        <w:t>. It examines the financial statements of AAI, applying various analytical methods such as ratio analysis, trend analysis, and cash flow evaluation to assess the organization's financial health and stability. The research highlights AAI’s revenue structure, risk factors, and creditworthiness, providing insights into its financial performance. The study also discusses the impact of privatization, regulatory changes, and macroeconomic factors on AAI’s financial position. Tools such as Microsoft Excel, Power BI, and Tableau were used for data analysis, enhancing the visualization and interpretation of financial data. The findings suggest that AAI maintains a stable financial outlook, supported by sovereign backing and a diversified revenue model, despite operational and regulatory challenges</w:t>
      </w:r>
      <w:r>
        <w:rPr>
          <w:rFonts w:ascii="Aptos Narrow" w:hAnsi="Aptos Narrow" w:cs="Nirmala UI"/>
          <w:noProof/>
          <w:color w:val="000000" w:themeColor="text1"/>
          <w:sz w:val="16"/>
          <w:szCs w:val="16"/>
        </w:rPr>
        <w:t>.</w:t>
      </w:r>
    </w:p>
    <w:p w14:paraId="575FEBCB" w14:textId="154A2A19" w:rsidR="0024108B" w:rsidRDefault="0008693F">
      <w:pPr>
        <w:rPr>
          <w:rFonts w:ascii="Nirmala UI" w:hAnsi="Nirmala UI" w:cs="Nirmala UI"/>
          <w:noProof/>
          <w:color w:val="000000" w:themeColor="text1"/>
          <w:sz w:val="16"/>
          <w:szCs w:val="16"/>
          <w:lang w:val="en-US"/>
        </w:rPr>
      </w:pPr>
      <w:r>
        <w:rPr>
          <w:rFonts w:ascii="Nirmala UI" w:hAnsi="Nirmala UI" w:cs="Nirmala UI"/>
          <w:noProof/>
          <w:color w:val="000000" w:themeColor="text1"/>
          <w:sz w:val="16"/>
          <w:szCs w:val="16"/>
          <w:lang w:val="en-US"/>
        </w:rPr>
        <w:br w:type="page"/>
      </w:r>
    </w:p>
    <w:p w14:paraId="4716CA9E" w14:textId="74940FC4" w:rsidR="0088169A" w:rsidRDefault="005A5D6B">
      <w:pPr>
        <w:rPr>
          <w:rFonts w:ascii="Algerian" w:hAnsi="Algerian" w:cs="Nirmala UI"/>
          <w:b/>
          <w:bCs/>
          <w:noProof/>
          <w:color w:val="000000" w:themeColor="text1"/>
          <w:sz w:val="48"/>
          <w:szCs w:val="48"/>
          <w:lang w:val="en-US"/>
        </w:rPr>
      </w:pPr>
      <w:r w:rsidRPr="003B52A2">
        <w:rPr>
          <w:rFonts w:ascii="Algerian" w:hAnsi="Algerian" w:cs="Nirmala UI"/>
          <w:noProof/>
          <w:color w:val="000000" w:themeColor="text1"/>
          <w:sz w:val="48"/>
          <w:szCs w:val="48"/>
          <w:lang w:val="en-US"/>
        </w:rPr>
        <w:lastRenderedPageBreak/>
        <w:t xml:space="preserve">                 </w:t>
      </w:r>
      <w:r w:rsidR="0088169A" w:rsidRPr="003B52A2">
        <w:rPr>
          <w:rFonts w:ascii="Algerian" w:hAnsi="Algerian" w:cs="Nirmala UI"/>
          <w:b/>
          <w:bCs/>
          <w:noProof/>
          <w:color w:val="000000" w:themeColor="text1"/>
          <w:sz w:val="48"/>
          <w:szCs w:val="48"/>
          <w:lang w:val="en-US"/>
        </w:rPr>
        <w:t xml:space="preserve">Table of </w:t>
      </w:r>
      <w:r w:rsidR="00FB2CF6" w:rsidRPr="003B52A2">
        <w:rPr>
          <w:rFonts w:ascii="Algerian" w:hAnsi="Algerian" w:cs="Nirmala UI"/>
          <w:b/>
          <w:bCs/>
          <w:noProof/>
          <w:color w:val="000000" w:themeColor="text1"/>
          <w:sz w:val="48"/>
          <w:szCs w:val="48"/>
          <w:lang w:val="en-US"/>
        </w:rPr>
        <w:t>C</w:t>
      </w:r>
      <w:r w:rsidR="0088169A" w:rsidRPr="003B52A2">
        <w:rPr>
          <w:rFonts w:ascii="Algerian" w:hAnsi="Algerian" w:cs="Nirmala UI"/>
          <w:b/>
          <w:bCs/>
          <w:noProof/>
          <w:color w:val="000000" w:themeColor="text1"/>
          <w:sz w:val="48"/>
          <w:szCs w:val="48"/>
          <w:lang w:val="en-US"/>
        </w:rPr>
        <w:t>ontent</w:t>
      </w:r>
    </w:p>
    <w:tbl>
      <w:tblPr>
        <w:tblStyle w:val="TableGrid"/>
        <w:tblW w:w="0" w:type="auto"/>
        <w:tblInd w:w="137" w:type="dxa"/>
        <w:tblLook w:val="04A0" w:firstRow="1" w:lastRow="0" w:firstColumn="1" w:lastColumn="0" w:noHBand="0" w:noVBand="1"/>
      </w:tblPr>
      <w:tblGrid>
        <w:gridCol w:w="1391"/>
        <w:gridCol w:w="5263"/>
        <w:gridCol w:w="1829"/>
      </w:tblGrid>
      <w:tr w:rsidR="00D5399E" w14:paraId="637A2CBE" w14:textId="77777777" w:rsidTr="009B09C9">
        <w:trPr>
          <w:trHeight w:hRule="exact" w:val="737"/>
        </w:trPr>
        <w:tc>
          <w:tcPr>
            <w:tcW w:w="1391" w:type="dxa"/>
            <w:vAlign w:val="center"/>
          </w:tcPr>
          <w:p w14:paraId="42D79201" w14:textId="48349F7A"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S</w:t>
            </w:r>
            <w:r w:rsidR="009B09C9">
              <w:rPr>
                <w:rFonts w:ascii="Aptos Narrow" w:hAnsi="Aptos Narrow" w:cs="Angsana New"/>
                <w:b/>
                <w:bCs/>
                <w:noProof/>
                <w:color w:val="000000" w:themeColor="text1"/>
                <w:sz w:val="32"/>
                <w:szCs w:val="32"/>
                <w:lang w:val="en-US"/>
              </w:rPr>
              <w:t>l. N</w:t>
            </w:r>
            <w:r w:rsidRPr="00154720">
              <w:rPr>
                <w:rFonts w:ascii="Aptos Narrow" w:hAnsi="Aptos Narrow" w:cs="Angsana New"/>
                <w:b/>
                <w:bCs/>
                <w:noProof/>
                <w:color w:val="000000" w:themeColor="text1"/>
                <w:sz w:val="32"/>
                <w:szCs w:val="32"/>
                <w:lang w:val="en-US"/>
              </w:rPr>
              <w:t>o</w:t>
            </w:r>
          </w:p>
        </w:tc>
        <w:tc>
          <w:tcPr>
            <w:tcW w:w="5263" w:type="dxa"/>
            <w:vAlign w:val="center"/>
          </w:tcPr>
          <w:p w14:paraId="630902A2" w14:textId="01505026" w:rsidR="00D5399E" w:rsidRPr="00154720" w:rsidRDefault="009B09C9"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 xml:space="preserve">Name </w:t>
            </w:r>
            <w:r>
              <w:rPr>
                <w:rFonts w:ascii="Aptos Narrow" w:hAnsi="Aptos Narrow" w:cs="Angsana New"/>
                <w:b/>
                <w:bCs/>
                <w:noProof/>
                <w:color w:val="000000" w:themeColor="text1"/>
                <w:sz w:val="32"/>
                <w:szCs w:val="32"/>
                <w:lang w:val="en-US"/>
              </w:rPr>
              <w:t>o</w:t>
            </w:r>
            <w:r w:rsidRPr="00154720">
              <w:rPr>
                <w:rFonts w:ascii="Aptos Narrow" w:hAnsi="Aptos Narrow" w:cs="Angsana New"/>
                <w:b/>
                <w:bCs/>
                <w:noProof/>
                <w:color w:val="000000" w:themeColor="text1"/>
                <w:sz w:val="32"/>
                <w:szCs w:val="32"/>
                <w:lang w:val="en-US"/>
              </w:rPr>
              <w:t>f The Topic</w:t>
            </w:r>
          </w:p>
        </w:tc>
        <w:tc>
          <w:tcPr>
            <w:tcW w:w="1829" w:type="dxa"/>
            <w:vAlign w:val="center"/>
          </w:tcPr>
          <w:p w14:paraId="6BB6EB9F" w14:textId="4366AD0C" w:rsidR="00D5399E" w:rsidRPr="00154720" w:rsidRDefault="009B09C9" w:rsidP="009B09C9">
            <w:pPr>
              <w:jc w:val="center"/>
              <w:rPr>
                <w:rFonts w:ascii="Aptos Narrow" w:hAnsi="Aptos Narrow" w:cs="Angsana New"/>
                <w:b/>
                <w:bCs/>
                <w:noProof/>
                <w:color w:val="000000" w:themeColor="text1"/>
                <w:sz w:val="28"/>
                <w:szCs w:val="28"/>
                <w:lang w:val="en-US"/>
              </w:rPr>
            </w:pPr>
            <w:r w:rsidRPr="00154720">
              <w:rPr>
                <w:rFonts w:ascii="Aptos Narrow" w:hAnsi="Aptos Narrow" w:cs="Angsana New"/>
                <w:b/>
                <w:bCs/>
                <w:noProof/>
                <w:color w:val="000000" w:themeColor="text1"/>
                <w:sz w:val="28"/>
                <w:szCs w:val="28"/>
                <w:lang w:val="en-US"/>
              </w:rPr>
              <w:t>Page</w:t>
            </w:r>
            <w:r>
              <w:rPr>
                <w:rFonts w:ascii="Aptos Narrow" w:hAnsi="Aptos Narrow" w:cs="Angsana New"/>
                <w:b/>
                <w:bCs/>
                <w:noProof/>
                <w:color w:val="000000" w:themeColor="text1"/>
                <w:sz w:val="28"/>
                <w:szCs w:val="28"/>
                <w:lang w:val="en-US"/>
              </w:rPr>
              <w:t xml:space="preserve"> </w:t>
            </w:r>
            <w:r w:rsidRPr="00154720">
              <w:rPr>
                <w:rFonts w:ascii="Aptos Narrow" w:hAnsi="Aptos Narrow" w:cs="Angsana New"/>
                <w:b/>
                <w:bCs/>
                <w:noProof/>
                <w:color w:val="000000" w:themeColor="text1"/>
                <w:sz w:val="28"/>
                <w:szCs w:val="28"/>
                <w:lang w:val="en-US"/>
              </w:rPr>
              <w:t>No</w:t>
            </w:r>
          </w:p>
        </w:tc>
      </w:tr>
      <w:tr w:rsidR="00D5399E" w14:paraId="5DD377B9" w14:textId="77777777" w:rsidTr="009B09C9">
        <w:trPr>
          <w:trHeight w:hRule="exact" w:val="737"/>
        </w:trPr>
        <w:tc>
          <w:tcPr>
            <w:tcW w:w="1391" w:type="dxa"/>
          </w:tcPr>
          <w:p w14:paraId="61136A22" w14:textId="1D27619A"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1</w:t>
            </w:r>
          </w:p>
        </w:tc>
        <w:tc>
          <w:tcPr>
            <w:tcW w:w="5263" w:type="dxa"/>
          </w:tcPr>
          <w:p w14:paraId="40DB96E2" w14:textId="1B514B42" w:rsidR="00D5399E" w:rsidRPr="00154720" w:rsidRDefault="001A25F7">
            <w:pP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 xml:space="preserve">Certificate </w:t>
            </w:r>
          </w:p>
        </w:tc>
        <w:tc>
          <w:tcPr>
            <w:tcW w:w="1829" w:type="dxa"/>
          </w:tcPr>
          <w:p w14:paraId="43383198" w14:textId="5BA4D410" w:rsidR="00D5399E" w:rsidRPr="00154720" w:rsidRDefault="00FB2CF6" w:rsidP="009B09C9">
            <w:pPr>
              <w:jc w:val="center"/>
              <w:rPr>
                <w:rFonts w:ascii="Aptos Narrow" w:hAnsi="Aptos Narrow" w:cs="Angsana New"/>
                <w:b/>
                <w:bCs/>
                <w:noProof/>
                <w:color w:val="000000" w:themeColor="text1"/>
                <w:sz w:val="28"/>
                <w:szCs w:val="28"/>
                <w:lang w:val="en-US"/>
              </w:rPr>
            </w:pPr>
            <w:r w:rsidRPr="00154720">
              <w:rPr>
                <w:rFonts w:ascii="Aptos Narrow" w:hAnsi="Aptos Narrow" w:cs="Angsana New"/>
                <w:b/>
                <w:bCs/>
                <w:noProof/>
                <w:color w:val="000000" w:themeColor="text1"/>
                <w:sz w:val="28"/>
                <w:szCs w:val="28"/>
                <w:lang w:val="en-US"/>
              </w:rPr>
              <w:t>3</w:t>
            </w:r>
          </w:p>
        </w:tc>
      </w:tr>
      <w:tr w:rsidR="00D5399E" w14:paraId="53A5B88B" w14:textId="77777777" w:rsidTr="009B09C9">
        <w:trPr>
          <w:trHeight w:hRule="exact" w:val="737"/>
        </w:trPr>
        <w:tc>
          <w:tcPr>
            <w:tcW w:w="1391" w:type="dxa"/>
          </w:tcPr>
          <w:p w14:paraId="14A4D671" w14:textId="0AD82398"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2</w:t>
            </w:r>
          </w:p>
        </w:tc>
        <w:tc>
          <w:tcPr>
            <w:tcW w:w="5263" w:type="dxa"/>
          </w:tcPr>
          <w:p w14:paraId="12C3658D" w14:textId="6E3B7E4A" w:rsidR="00D5399E" w:rsidRPr="00154720" w:rsidRDefault="001A25F7">
            <w:pPr>
              <w:rPr>
                <w:rFonts w:ascii="Aptos Narrow" w:hAnsi="Aptos Narrow" w:cs="Angsana New"/>
                <w:b/>
                <w:bCs/>
                <w:noProof/>
                <w:color w:val="000000" w:themeColor="text1"/>
                <w:sz w:val="32"/>
                <w:szCs w:val="32"/>
                <w:lang w:val="en-US"/>
              </w:rPr>
            </w:pPr>
            <w:r w:rsidRPr="00154720">
              <w:rPr>
                <w:rFonts w:ascii="Aptos Narrow" w:hAnsi="Aptos Narrow" w:cs="Angsana New"/>
                <w:b/>
                <w:bCs/>
                <w:noProof/>
                <w:sz w:val="32"/>
                <w:szCs w:val="32"/>
                <w:lang w:val="en-US"/>
              </w:rPr>
              <w:t>Decleration</w:t>
            </w:r>
          </w:p>
        </w:tc>
        <w:tc>
          <w:tcPr>
            <w:tcW w:w="1829" w:type="dxa"/>
          </w:tcPr>
          <w:p w14:paraId="6D1B840C" w14:textId="068A71BA" w:rsidR="00D5399E" w:rsidRPr="00154720" w:rsidRDefault="00FB2CF6" w:rsidP="009B09C9">
            <w:pPr>
              <w:jc w:val="center"/>
              <w:rPr>
                <w:rFonts w:ascii="Aptos Narrow" w:hAnsi="Aptos Narrow" w:cs="Angsana New"/>
                <w:b/>
                <w:bCs/>
                <w:noProof/>
                <w:color w:val="000000" w:themeColor="text1"/>
                <w:sz w:val="28"/>
                <w:szCs w:val="28"/>
                <w:lang w:val="en-US"/>
              </w:rPr>
            </w:pPr>
            <w:r w:rsidRPr="00154720">
              <w:rPr>
                <w:rFonts w:ascii="Aptos Narrow" w:hAnsi="Aptos Narrow" w:cs="Angsana New"/>
                <w:b/>
                <w:bCs/>
                <w:noProof/>
                <w:color w:val="000000" w:themeColor="text1"/>
                <w:sz w:val="28"/>
                <w:szCs w:val="28"/>
                <w:lang w:val="en-US"/>
              </w:rPr>
              <w:t>4</w:t>
            </w:r>
          </w:p>
        </w:tc>
      </w:tr>
      <w:tr w:rsidR="00D5399E" w14:paraId="2FE66FC7" w14:textId="77777777" w:rsidTr="009B09C9">
        <w:trPr>
          <w:trHeight w:hRule="exact" w:val="737"/>
        </w:trPr>
        <w:tc>
          <w:tcPr>
            <w:tcW w:w="1391" w:type="dxa"/>
          </w:tcPr>
          <w:p w14:paraId="17A593D3" w14:textId="20DA3F1C"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3</w:t>
            </w:r>
          </w:p>
        </w:tc>
        <w:tc>
          <w:tcPr>
            <w:tcW w:w="5263" w:type="dxa"/>
          </w:tcPr>
          <w:p w14:paraId="4624CBA3" w14:textId="4522E204" w:rsidR="00D5399E" w:rsidRPr="009B09C9" w:rsidRDefault="001A5190">
            <w:pPr>
              <w:rPr>
                <w:rFonts w:ascii="Aptos Narrow" w:hAnsi="Aptos Narrow" w:cs="Angsana New"/>
                <w:b/>
                <w:bCs/>
                <w:noProof/>
                <w:sz w:val="32"/>
                <w:szCs w:val="32"/>
                <w:lang w:val="en-US"/>
              </w:rPr>
            </w:pPr>
            <w:r w:rsidRPr="00154720">
              <w:rPr>
                <w:rFonts w:ascii="Aptos Narrow" w:hAnsi="Aptos Narrow" w:cs="Angsana New"/>
                <w:b/>
                <w:bCs/>
                <w:noProof/>
                <w:sz w:val="32"/>
                <w:szCs w:val="32"/>
                <w:lang w:val="en-US"/>
              </w:rPr>
              <w:t>Acknowledgement</w:t>
            </w:r>
          </w:p>
        </w:tc>
        <w:tc>
          <w:tcPr>
            <w:tcW w:w="1829" w:type="dxa"/>
          </w:tcPr>
          <w:p w14:paraId="0CA4F8B8" w14:textId="0E8D1430" w:rsidR="00D5399E" w:rsidRPr="00154720" w:rsidRDefault="00FB2CF6" w:rsidP="009B09C9">
            <w:pPr>
              <w:jc w:val="center"/>
              <w:rPr>
                <w:rFonts w:ascii="Aptos Narrow" w:hAnsi="Aptos Narrow" w:cs="Angsana New"/>
                <w:b/>
                <w:bCs/>
                <w:noProof/>
                <w:color w:val="000000" w:themeColor="text1"/>
                <w:sz w:val="28"/>
                <w:szCs w:val="28"/>
                <w:lang w:val="en-US"/>
              </w:rPr>
            </w:pPr>
            <w:r w:rsidRPr="00154720">
              <w:rPr>
                <w:rFonts w:ascii="Aptos Narrow" w:hAnsi="Aptos Narrow" w:cs="Angsana New"/>
                <w:b/>
                <w:bCs/>
                <w:noProof/>
                <w:color w:val="000000" w:themeColor="text1"/>
                <w:sz w:val="28"/>
                <w:szCs w:val="28"/>
                <w:lang w:val="en-US"/>
              </w:rPr>
              <w:t>5</w:t>
            </w:r>
          </w:p>
        </w:tc>
      </w:tr>
      <w:tr w:rsidR="00D5399E" w14:paraId="16FE529F" w14:textId="77777777" w:rsidTr="009B09C9">
        <w:trPr>
          <w:trHeight w:hRule="exact" w:val="737"/>
        </w:trPr>
        <w:tc>
          <w:tcPr>
            <w:tcW w:w="1391" w:type="dxa"/>
          </w:tcPr>
          <w:p w14:paraId="365B0354" w14:textId="6FB3D42F"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4</w:t>
            </w:r>
          </w:p>
        </w:tc>
        <w:tc>
          <w:tcPr>
            <w:tcW w:w="5263" w:type="dxa"/>
          </w:tcPr>
          <w:p w14:paraId="5C9B85C8" w14:textId="664593F5" w:rsidR="00D5399E" w:rsidRPr="00154720" w:rsidRDefault="001A5190">
            <w:pP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Abstract</w:t>
            </w:r>
          </w:p>
        </w:tc>
        <w:tc>
          <w:tcPr>
            <w:tcW w:w="1829" w:type="dxa"/>
          </w:tcPr>
          <w:p w14:paraId="55682272" w14:textId="67E3F27E" w:rsidR="00D5399E" w:rsidRPr="00154720" w:rsidRDefault="00FB2CF6" w:rsidP="009B09C9">
            <w:pPr>
              <w:jc w:val="center"/>
              <w:rPr>
                <w:rFonts w:ascii="Aptos Narrow" w:hAnsi="Aptos Narrow" w:cs="Angsana New"/>
                <w:b/>
                <w:bCs/>
                <w:noProof/>
                <w:color w:val="000000" w:themeColor="text1"/>
                <w:sz w:val="28"/>
                <w:szCs w:val="28"/>
                <w:lang w:val="en-US"/>
              </w:rPr>
            </w:pPr>
            <w:r w:rsidRPr="00154720">
              <w:rPr>
                <w:rFonts w:ascii="Aptos Narrow" w:hAnsi="Aptos Narrow" w:cs="Angsana New"/>
                <w:b/>
                <w:bCs/>
                <w:noProof/>
                <w:color w:val="000000" w:themeColor="text1"/>
                <w:sz w:val="28"/>
                <w:szCs w:val="28"/>
                <w:lang w:val="en-US"/>
              </w:rPr>
              <w:t>6</w:t>
            </w:r>
          </w:p>
        </w:tc>
      </w:tr>
      <w:tr w:rsidR="00D5399E" w14:paraId="52906CE3" w14:textId="77777777" w:rsidTr="009B09C9">
        <w:trPr>
          <w:trHeight w:hRule="exact" w:val="737"/>
        </w:trPr>
        <w:tc>
          <w:tcPr>
            <w:tcW w:w="1391" w:type="dxa"/>
          </w:tcPr>
          <w:p w14:paraId="35B4641F" w14:textId="60E0060F" w:rsidR="00D5399E" w:rsidRPr="00154720" w:rsidRDefault="00D5399E"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5</w:t>
            </w:r>
          </w:p>
        </w:tc>
        <w:tc>
          <w:tcPr>
            <w:tcW w:w="5263" w:type="dxa"/>
          </w:tcPr>
          <w:p w14:paraId="6471C23D" w14:textId="02C5F371" w:rsidR="00D5399E" w:rsidRPr="009B09C9" w:rsidRDefault="009B09C9">
            <w:pPr>
              <w:rPr>
                <w:rFonts w:ascii="Aptos Narrow" w:hAnsi="Aptos Narrow" w:cs="Angsana New"/>
                <w:b/>
                <w:bCs/>
                <w:noProof/>
                <w:color w:val="000000" w:themeColor="text1"/>
                <w:sz w:val="32"/>
                <w:szCs w:val="32"/>
                <w:lang w:val="en-US"/>
              </w:rPr>
            </w:pPr>
            <w:r>
              <w:rPr>
                <w:rFonts w:ascii="Aptos Narrow" w:hAnsi="Aptos Narrow" w:cs="Angsana New"/>
                <w:b/>
                <w:bCs/>
                <w:noProof/>
                <w:color w:val="000000" w:themeColor="text1"/>
                <w:sz w:val="32"/>
                <w:szCs w:val="32"/>
                <w:lang w:val="en-US"/>
              </w:rPr>
              <w:t>P</w:t>
            </w:r>
            <w:r w:rsidRPr="00154720">
              <w:rPr>
                <w:rFonts w:ascii="Aptos Narrow" w:hAnsi="Aptos Narrow" w:cs="Angsana New"/>
                <w:b/>
                <w:bCs/>
                <w:noProof/>
                <w:color w:val="000000" w:themeColor="text1"/>
                <w:sz w:val="32"/>
                <w:szCs w:val="32"/>
                <w:lang w:val="en-US"/>
              </w:rPr>
              <w:t xml:space="preserve">rofile of </w:t>
            </w:r>
            <w:r>
              <w:rPr>
                <w:rFonts w:ascii="Aptos Narrow" w:hAnsi="Aptos Narrow" w:cs="Angsana New"/>
                <w:b/>
                <w:bCs/>
                <w:noProof/>
                <w:color w:val="000000" w:themeColor="text1"/>
                <w:sz w:val="32"/>
                <w:szCs w:val="32"/>
                <w:lang w:val="en-US"/>
              </w:rPr>
              <w:t>A</w:t>
            </w:r>
            <w:r w:rsidRPr="00154720">
              <w:rPr>
                <w:rFonts w:ascii="Aptos Narrow" w:hAnsi="Aptos Narrow" w:cs="Angsana New"/>
                <w:b/>
                <w:bCs/>
                <w:noProof/>
                <w:color w:val="000000" w:themeColor="text1"/>
                <w:sz w:val="32"/>
                <w:szCs w:val="32"/>
                <w:lang w:val="en-US"/>
              </w:rPr>
              <w:t xml:space="preserve">irports </w:t>
            </w:r>
            <w:r>
              <w:rPr>
                <w:rFonts w:ascii="Aptos Narrow" w:hAnsi="Aptos Narrow" w:cs="Angsana New"/>
                <w:b/>
                <w:bCs/>
                <w:noProof/>
                <w:color w:val="000000" w:themeColor="text1"/>
                <w:sz w:val="32"/>
                <w:szCs w:val="32"/>
                <w:lang w:val="en-US"/>
              </w:rPr>
              <w:t>A</w:t>
            </w:r>
            <w:r w:rsidRPr="00154720">
              <w:rPr>
                <w:rFonts w:ascii="Aptos Narrow" w:hAnsi="Aptos Narrow" w:cs="Angsana New"/>
                <w:b/>
                <w:bCs/>
                <w:noProof/>
                <w:color w:val="000000" w:themeColor="text1"/>
                <w:sz w:val="32"/>
                <w:szCs w:val="32"/>
                <w:lang w:val="en-US"/>
              </w:rPr>
              <w:t xml:space="preserve">uthosrity of </w:t>
            </w:r>
            <w:r>
              <w:rPr>
                <w:rFonts w:ascii="Aptos Narrow" w:hAnsi="Aptos Narrow" w:cs="Angsana New"/>
                <w:b/>
                <w:bCs/>
                <w:noProof/>
                <w:color w:val="000000" w:themeColor="text1"/>
                <w:sz w:val="32"/>
                <w:szCs w:val="32"/>
                <w:lang w:val="en-US"/>
              </w:rPr>
              <w:t>I</w:t>
            </w:r>
            <w:r w:rsidRPr="00154720">
              <w:rPr>
                <w:rFonts w:ascii="Aptos Narrow" w:hAnsi="Aptos Narrow" w:cs="Angsana New"/>
                <w:b/>
                <w:bCs/>
                <w:noProof/>
                <w:color w:val="000000" w:themeColor="text1"/>
                <w:sz w:val="32"/>
                <w:szCs w:val="32"/>
                <w:lang w:val="en-US"/>
              </w:rPr>
              <w:t>ndia</w:t>
            </w:r>
          </w:p>
        </w:tc>
        <w:tc>
          <w:tcPr>
            <w:tcW w:w="1829" w:type="dxa"/>
          </w:tcPr>
          <w:p w14:paraId="7B359B36" w14:textId="41DF34B1" w:rsidR="00D5399E" w:rsidRPr="00154720" w:rsidRDefault="004331BE" w:rsidP="009B09C9">
            <w:pPr>
              <w:jc w:val="center"/>
              <w:rPr>
                <w:rFonts w:ascii="Aptos Narrow" w:hAnsi="Aptos Narrow" w:cs="Nirmala UI"/>
                <w:b/>
                <w:bCs/>
                <w:noProof/>
                <w:color w:val="000000" w:themeColor="text1"/>
                <w:sz w:val="28"/>
                <w:szCs w:val="28"/>
                <w:lang w:val="en-US"/>
              </w:rPr>
            </w:pPr>
            <w:r w:rsidRPr="00154720">
              <w:rPr>
                <w:rFonts w:ascii="Aptos Narrow" w:hAnsi="Aptos Narrow" w:cs="Nirmala UI"/>
                <w:b/>
                <w:bCs/>
                <w:noProof/>
                <w:color w:val="000000" w:themeColor="text1"/>
                <w:sz w:val="28"/>
                <w:szCs w:val="28"/>
                <w:lang w:val="en-US"/>
              </w:rPr>
              <w:t>11</w:t>
            </w:r>
          </w:p>
        </w:tc>
      </w:tr>
      <w:tr w:rsidR="00D5399E" w14:paraId="2DBAE31C" w14:textId="77777777" w:rsidTr="009B09C9">
        <w:trPr>
          <w:trHeight w:hRule="exact" w:val="737"/>
        </w:trPr>
        <w:tc>
          <w:tcPr>
            <w:tcW w:w="1391" w:type="dxa"/>
          </w:tcPr>
          <w:p w14:paraId="09AE2D7D" w14:textId="660054AB" w:rsidR="00D5399E" w:rsidRPr="00154720" w:rsidRDefault="0076755D"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6</w:t>
            </w:r>
          </w:p>
        </w:tc>
        <w:tc>
          <w:tcPr>
            <w:tcW w:w="5263" w:type="dxa"/>
          </w:tcPr>
          <w:p w14:paraId="7A13D2E6" w14:textId="452204E7" w:rsidR="00D5399E" w:rsidRPr="009B09C9" w:rsidRDefault="004331BE">
            <w:pPr>
              <w:rPr>
                <w:rFonts w:ascii="Aptos Narrow" w:hAnsi="Aptos Narrow"/>
                <w:b/>
                <w:bCs/>
                <w:noProof/>
                <w:color w:val="000000" w:themeColor="text1"/>
                <w:sz w:val="32"/>
                <w:szCs w:val="32"/>
                <w:lang w:val="en-US"/>
              </w:rPr>
            </w:pPr>
            <w:r w:rsidRPr="00154720">
              <w:rPr>
                <w:rFonts w:ascii="Aptos Narrow" w:hAnsi="Aptos Narrow"/>
                <w:b/>
                <w:bCs/>
                <w:noProof/>
                <w:color w:val="000000" w:themeColor="text1"/>
                <w:sz w:val="32"/>
                <w:szCs w:val="32"/>
                <w:lang w:val="en-US"/>
              </w:rPr>
              <w:t xml:space="preserve">Introduction to Financial Statement Analysis </w:t>
            </w:r>
          </w:p>
        </w:tc>
        <w:tc>
          <w:tcPr>
            <w:tcW w:w="1829" w:type="dxa"/>
          </w:tcPr>
          <w:p w14:paraId="658EAE20" w14:textId="5E9B8673" w:rsidR="00D5399E" w:rsidRDefault="00154720" w:rsidP="009B09C9">
            <w:pPr>
              <w:jc w:val="center"/>
              <w:rPr>
                <w:rFonts w:ascii="Nirmala UI" w:hAnsi="Nirmala UI" w:cs="Nirmala UI"/>
                <w:b/>
                <w:bCs/>
                <w:noProof/>
                <w:color w:val="000000" w:themeColor="text1"/>
                <w:sz w:val="16"/>
                <w:szCs w:val="16"/>
                <w:lang w:val="en-US"/>
              </w:rPr>
            </w:pPr>
            <w:r w:rsidRPr="00154720">
              <w:rPr>
                <w:rFonts w:ascii="Nirmala UI" w:hAnsi="Nirmala UI" w:cs="Nirmala UI"/>
                <w:b/>
                <w:bCs/>
                <w:noProof/>
                <w:color w:val="000000" w:themeColor="text1"/>
                <w:sz w:val="24"/>
                <w:szCs w:val="24"/>
                <w:lang w:val="en-US"/>
              </w:rPr>
              <w:t>26</w:t>
            </w:r>
          </w:p>
        </w:tc>
      </w:tr>
      <w:tr w:rsidR="00D5399E" w14:paraId="1AA70B5C" w14:textId="77777777" w:rsidTr="009B09C9">
        <w:trPr>
          <w:trHeight w:hRule="exact" w:val="737"/>
        </w:trPr>
        <w:tc>
          <w:tcPr>
            <w:tcW w:w="1391" w:type="dxa"/>
          </w:tcPr>
          <w:p w14:paraId="75A768B5" w14:textId="35BD18A3" w:rsidR="00D5399E" w:rsidRPr="00154720" w:rsidRDefault="0076755D"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7</w:t>
            </w:r>
          </w:p>
        </w:tc>
        <w:tc>
          <w:tcPr>
            <w:tcW w:w="5263" w:type="dxa"/>
          </w:tcPr>
          <w:p w14:paraId="3268E928" w14:textId="76108578" w:rsidR="00D5399E" w:rsidRPr="00154720" w:rsidRDefault="004331BE">
            <w:pPr>
              <w:rPr>
                <w:rFonts w:ascii="Aptos Narrow" w:hAnsi="Aptos Narrow" w:cs="Nirmala UI"/>
                <w:b/>
                <w:bCs/>
                <w:noProof/>
                <w:color w:val="000000" w:themeColor="text1"/>
                <w:sz w:val="32"/>
                <w:szCs w:val="32"/>
                <w:lang w:val="en-US"/>
              </w:rPr>
            </w:pPr>
            <w:r w:rsidRPr="00154720">
              <w:rPr>
                <w:rFonts w:ascii="Aptos Narrow" w:hAnsi="Aptos Narrow"/>
                <w:b/>
                <w:bCs/>
                <w:noProof/>
                <w:color w:val="0D0D0D" w:themeColor="text1" w:themeTint="F2"/>
                <w:sz w:val="32"/>
                <w:szCs w:val="32"/>
                <w:lang w:val="en-US"/>
              </w:rPr>
              <w:t>CREDIT RISK ANALYSIS</w:t>
            </w:r>
          </w:p>
        </w:tc>
        <w:tc>
          <w:tcPr>
            <w:tcW w:w="1829" w:type="dxa"/>
          </w:tcPr>
          <w:p w14:paraId="7DC571AE" w14:textId="7AFE4CF5" w:rsidR="00D5399E" w:rsidRDefault="00154720" w:rsidP="009B09C9">
            <w:pPr>
              <w:jc w:val="center"/>
              <w:rPr>
                <w:rFonts w:ascii="Nirmala UI" w:hAnsi="Nirmala UI" w:cs="Nirmala UI"/>
                <w:b/>
                <w:bCs/>
                <w:noProof/>
                <w:color w:val="000000" w:themeColor="text1"/>
                <w:sz w:val="16"/>
                <w:szCs w:val="16"/>
                <w:lang w:val="en-US"/>
              </w:rPr>
            </w:pPr>
            <w:r w:rsidRPr="00154720">
              <w:rPr>
                <w:rFonts w:ascii="Nirmala UI" w:hAnsi="Nirmala UI" w:cs="Nirmala UI"/>
                <w:b/>
                <w:bCs/>
                <w:noProof/>
                <w:color w:val="000000" w:themeColor="text1"/>
                <w:sz w:val="24"/>
                <w:szCs w:val="24"/>
                <w:lang w:val="en-US"/>
              </w:rPr>
              <w:t>33</w:t>
            </w:r>
          </w:p>
        </w:tc>
      </w:tr>
      <w:tr w:rsidR="00D5399E" w14:paraId="131CA4F5" w14:textId="77777777" w:rsidTr="009B09C9">
        <w:trPr>
          <w:trHeight w:hRule="exact" w:val="737"/>
        </w:trPr>
        <w:tc>
          <w:tcPr>
            <w:tcW w:w="1391" w:type="dxa"/>
          </w:tcPr>
          <w:p w14:paraId="156B98AC" w14:textId="3266EA00" w:rsidR="00D5399E" w:rsidRPr="00154720" w:rsidRDefault="0076755D" w:rsidP="009B09C9">
            <w:pPr>
              <w:jc w:val="center"/>
              <w:rPr>
                <w:rFonts w:ascii="Aptos Narrow" w:hAnsi="Aptos Narrow" w:cs="Angsana New"/>
                <w:b/>
                <w:bCs/>
                <w:noProof/>
                <w:color w:val="000000" w:themeColor="text1"/>
                <w:sz w:val="32"/>
                <w:szCs w:val="32"/>
                <w:lang w:val="en-US"/>
              </w:rPr>
            </w:pPr>
            <w:r w:rsidRPr="00154720">
              <w:rPr>
                <w:rFonts w:ascii="Aptos Narrow" w:hAnsi="Aptos Narrow" w:cs="Angsana New"/>
                <w:b/>
                <w:bCs/>
                <w:noProof/>
                <w:color w:val="000000" w:themeColor="text1"/>
                <w:sz w:val="32"/>
                <w:szCs w:val="32"/>
                <w:lang w:val="en-US"/>
              </w:rPr>
              <w:t>8</w:t>
            </w:r>
          </w:p>
        </w:tc>
        <w:tc>
          <w:tcPr>
            <w:tcW w:w="5263" w:type="dxa"/>
          </w:tcPr>
          <w:p w14:paraId="5BCCC690" w14:textId="164A1C69" w:rsidR="00D5399E" w:rsidRPr="009B09C9" w:rsidRDefault="004331BE">
            <w:pPr>
              <w:rPr>
                <w:rFonts w:ascii="Aptos Narrow" w:hAnsi="Aptos Narrow"/>
                <w:b/>
                <w:bCs/>
                <w:noProof/>
                <w:color w:val="000000" w:themeColor="text1"/>
                <w:sz w:val="32"/>
                <w:szCs w:val="32"/>
              </w:rPr>
            </w:pPr>
            <w:r w:rsidRPr="00154720">
              <w:rPr>
                <w:rFonts w:ascii="Aptos Narrow" w:hAnsi="Aptos Narrow"/>
                <w:b/>
                <w:bCs/>
                <w:noProof/>
                <w:color w:val="000000" w:themeColor="text1"/>
                <w:sz w:val="32"/>
                <w:szCs w:val="32"/>
              </w:rPr>
              <w:t>Conclusion</w:t>
            </w:r>
          </w:p>
        </w:tc>
        <w:tc>
          <w:tcPr>
            <w:tcW w:w="1829" w:type="dxa"/>
          </w:tcPr>
          <w:p w14:paraId="59EA7879" w14:textId="47FE0C74" w:rsidR="00D5399E" w:rsidRDefault="00154720" w:rsidP="009B09C9">
            <w:pPr>
              <w:jc w:val="center"/>
              <w:rPr>
                <w:rFonts w:ascii="Nirmala UI" w:hAnsi="Nirmala UI" w:cs="Nirmala UI"/>
                <w:b/>
                <w:bCs/>
                <w:noProof/>
                <w:color w:val="000000" w:themeColor="text1"/>
                <w:sz w:val="16"/>
                <w:szCs w:val="16"/>
                <w:lang w:val="en-US"/>
              </w:rPr>
            </w:pPr>
            <w:r w:rsidRPr="00154720">
              <w:rPr>
                <w:rFonts w:ascii="Nirmala UI" w:hAnsi="Nirmala UI" w:cs="Nirmala UI"/>
                <w:b/>
                <w:bCs/>
                <w:noProof/>
                <w:color w:val="000000" w:themeColor="text1"/>
                <w:sz w:val="24"/>
                <w:szCs w:val="24"/>
                <w:lang w:val="en-US"/>
              </w:rPr>
              <w:t>40</w:t>
            </w:r>
          </w:p>
        </w:tc>
      </w:tr>
    </w:tbl>
    <w:p w14:paraId="072BB2A7" w14:textId="09B2FFDC" w:rsidR="009B09C9" w:rsidRDefault="009B09C9">
      <w:pPr>
        <w:rPr>
          <w:rFonts w:ascii="Nirmala UI" w:hAnsi="Nirmala UI" w:cs="Nirmala UI"/>
          <w:b/>
          <w:bCs/>
          <w:noProof/>
          <w:color w:val="000000" w:themeColor="text1"/>
          <w:sz w:val="16"/>
          <w:szCs w:val="16"/>
          <w:lang w:val="en-US"/>
        </w:rPr>
      </w:pPr>
    </w:p>
    <w:p w14:paraId="330E42B6" w14:textId="77777777" w:rsidR="009B09C9" w:rsidRDefault="009B09C9">
      <w:pPr>
        <w:rPr>
          <w:rFonts w:ascii="Nirmala UI" w:hAnsi="Nirmala UI" w:cs="Nirmala UI"/>
          <w:b/>
          <w:bCs/>
          <w:noProof/>
          <w:color w:val="000000" w:themeColor="text1"/>
          <w:sz w:val="16"/>
          <w:szCs w:val="16"/>
          <w:lang w:val="en-US"/>
        </w:rPr>
      </w:pPr>
      <w:r>
        <w:rPr>
          <w:rFonts w:ascii="Nirmala UI" w:hAnsi="Nirmala UI" w:cs="Nirmala UI"/>
          <w:b/>
          <w:bCs/>
          <w:noProof/>
          <w:color w:val="000000" w:themeColor="text1"/>
          <w:sz w:val="16"/>
          <w:szCs w:val="16"/>
          <w:lang w:val="en-US"/>
        </w:rPr>
        <w:br w:type="page"/>
      </w:r>
    </w:p>
    <w:p w14:paraId="44D37D54" w14:textId="5B97142D" w:rsidR="002819B9" w:rsidRDefault="002819B9">
      <w:pPr>
        <w:rPr>
          <w:rFonts w:ascii="Nirmala UI" w:hAnsi="Nirmala UI" w:cs="Nirmala UI"/>
          <w:b/>
          <w:bCs/>
          <w:noProof/>
          <w:color w:val="000000" w:themeColor="text1"/>
          <w:sz w:val="16"/>
          <w:szCs w:val="16"/>
          <w:lang w:val="en-US"/>
        </w:rPr>
      </w:pPr>
    </w:p>
    <w:p w14:paraId="6747C1C8" w14:textId="10783EF2" w:rsidR="007676CB" w:rsidRDefault="007676CB" w:rsidP="007676CB">
      <w:pPr>
        <w:rPr>
          <w:sz w:val="40"/>
          <w:szCs w:val="40"/>
        </w:rPr>
      </w:pPr>
    </w:p>
    <w:p w14:paraId="6887A073" w14:textId="06C51BC6" w:rsidR="007676CB" w:rsidRDefault="007676CB" w:rsidP="007676CB">
      <w:pPr>
        <w:rPr>
          <w:sz w:val="40"/>
          <w:szCs w:val="40"/>
        </w:rPr>
      </w:pPr>
    </w:p>
    <w:p w14:paraId="009E96A2" w14:textId="7B852433" w:rsidR="007676CB" w:rsidRDefault="007676CB" w:rsidP="007676CB">
      <w:pPr>
        <w:rPr>
          <w:sz w:val="40"/>
          <w:szCs w:val="40"/>
        </w:rPr>
      </w:pPr>
    </w:p>
    <w:p w14:paraId="70BD967D" w14:textId="750786CB" w:rsidR="007676CB" w:rsidRDefault="007676CB" w:rsidP="007676CB">
      <w:pPr>
        <w:rPr>
          <w:sz w:val="40"/>
          <w:szCs w:val="40"/>
        </w:rPr>
      </w:pPr>
    </w:p>
    <w:p w14:paraId="0D9980BD" w14:textId="14D039C6" w:rsidR="007676CB" w:rsidRDefault="007676CB" w:rsidP="007676CB">
      <w:pPr>
        <w:rPr>
          <w:sz w:val="40"/>
          <w:szCs w:val="40"/>
        </w:rPr>
      </w:pPr>
    </w:p>
    <w:p w14:paraId="13B9FDAC" w14:textId="4120732F" w:rsidR="007676CB" w:rsidRDefault="007676CB" w:rsidP="007676CB">
      <w:pPr>
        <w:rPr>
          <w:sz w:val="40"/>
          <w:szCs w:val="40"/>
        </w:rPr>
      </w:pPr>
    </w:p>
    <w:p w14:paraId="3CDB7596" w14:textId="28087243" w:rsidR="007676CB" w:rsidRDefault="007676CB" w:rsidP="007676CB">
      <w:pPr>
        <w:rPr>
          <w:sz w:val="40"/>
          <w:szCs w:val="40"/>
        </w:rPr>
      </w:pPr>
    </w:p>
    <w:p w14:paraId="4163B423" w14:textId="05F13DB9" w:rsidR="007676CB" w:rsidRDefault="00154720" w:rsidP="007676CB">
      <w:pPr>
        <w:rPr>
          <w:sz w:val="40"/>
          <w:szCs w:val="40"/>
        </w:rPr>
      </w:pPr>
      <w:r>
        <w:rPr>
          <w:rFonts w:ascii="Nirmala UI" w:hAnsi="Nirmala UI" w:cs="Nirmala UI"/>
          <w:b/>
          <w:bCs/>
          <w:noProof/>
          <w:color w:val="000000" w:themeColor="text1"/>
          <w:sz w:val="16"/>
          <w:szCs w:val="16"/>
          <w:lang w:val="en-US"/>
        </w:rPr>
        <w:drawing>
          <wp:anchor distT="0" distB="0" distL="114300" distR="114300" simplePos="0" relativeHeight="251668480" behindDoc="0" locked="0" layoutInCell="1" allowOverlap="1" wp14:anchorId="43B19B9A" wp14:editId="30D0696B">
            <wp:simplePos x="0" y="0"/>
            <wp:positionH relativeFrom="column">
              <wp:posOffset>-114300</wp:posOffset>
            </wp:positionH>
            <wp:positionV relativeFrom="page">
              <wp:posOffset>1565031</wp:posOffset>
            </wp:positionV>
            <wp:extent cx="6005146" cy="3981698"/>
            <wp:effectExtent l="0" t="0" r="0" b="0"/>
            <wp:wrapNone/>
            <wp:docPr id="1016884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84105" name="Picture 1016884105"/>
                    <pic:cNvPicPr/>
                  </pic:nvPicPr>
                  <pic:blipFill>
                    <a:blip r:embed="rId10">
                      <a:extLst>
                        <a:ext uri="{28A0092B-C50C-407E-A947-70E740481C1C}">
                          <a14:useLocalDpi xmlns:a14="http://schemas.microsoft.com/office/drawing/2010/main" val="0"/>
                        </a:ext>
                      </a:extLst>
                    </a:blip>
                    <a:stretch>
                      <a:fillRect/>
                    </a:stretch>
                  </pic:blipFill>
                  <pic:spPr>
                    <a:xfrm>
                      <a:off x="0" y="0"/>
                      <a:ext cx="6020445" cy="3991842"/>
                    </a:xfrm>
                    <a:prstGeom prst="rect">
                      <a:avLst/>
                    </a:prstGeom>
                  </pic:spPr>
                </pic:pic>
              </a:graphicData>
            </a:graphic>
            <wp14:sizeRelH relativeFrom="margin">
              <wp14:pctWidth>0</wp14:pctWidth>
            </wp14:sizeRelH>
            <wp14:sizeRelV relativeFrom="margin">
              <wp14:pctHeight>0</wp14:pctHeight>
            </wp14:sizeRelV>
          </wp:anchor>
        </w:drawing>
      </w:r>
    </w:p>
    <w:p w14:paraId="61EF488C" w14:textId="3AC72C0A" w:rsidR="007676CB" w:rsidRDefault="007676CB" w:rsidP="007676CB">
      <w:pPr>
        <w:rPr>
          <w:sz w:val="40"/>
          <w:szCs w:val="40"/>
        </w:rPr>
      </w:pPr>
    </w:p>
    <w:p w14:paraId="391941C4" w14:textId="26C12757" w:rsidR="00154720" w:rsidRDefault="00154720" w:rsidP="007676CB">
      <w:pPr>
        <w:rPr>
          <w:sz w:val="24"/>
          <w:szCs w:val="24"/>
        </w:rPr>
      </w:pPr>
    </w:p>
    <w:p w14:paraId="33761AA8" w14:textId="034E9C70" w:rsidR="00154720" w:rsidRDefault="00154720" w:rsidP="007676CB">
      <w:pPr>
        <w:rPr>
          <w:sz w:val="24"/>
          <w:szCs w:val="24"/>
        </w:rPr>
      </w:pPr>
    </w:p>
    <w:p w14:paraId="1A2567D4" w14:textId="435C8D56" w:rsidR="00154720" w:rsidRDefault="00154720" w:rsidP="007676CB">
      <w:pPr>
        <w:rPr>
          <w:sz w:val="24"/>
          <w:szCs w:val="24"/>
        </w:rPr>
      </w:pPr>
    </w:p>
    <w:p w14:paraId="5E2BA0A4" w14:textId="378E5AA9" w:rsidR="007676CB" w:rsidRPr="00154720" w:rsidRDefault="007676CB" w:rsidP="007676CB">
      <w:pPr>
        <w:rPr>
          <w:sz w:val="24"/>
          <w:szCs w:val="24"/>
        </w:rPr>
      </w:pPr>
      <w:r w:rsidRPr="00154720">
        <w:rPr>
          <w:sz w:val="24"/>
          <w:szCs w:val="24"/>
        </w:rPr>
        <w:t>The Visakhapatnam International Airport was initially an Indian Navy Airbase called INS Dega. It started operating as a civil airport only in 1981.</w:t>
      </w:r>
    </w:p>
    <w:p w14:paraId="37197DE5" w14:textId="77777777" w:rsidR="00154720" w:rsidRDefault="007676CB" w:rsidP="00154720">
      <w:pPr>
        <w:numPr>
          <w:ilvl w:val="0"/>
          <w:numId w:val="8"/>
        </w:numPr>
        <w:rPr>
          <w:sz w:val="24"/>
          <w:szCs w:val="24"/>
        </w:rPr>
      </w:pPr>
      <w:r w:rsidRPr="00154720">
        <w:rPr>
          <w:b/>
          <w:bCs/>
          <w:sz w:val="24"/>
          <w:szCs w:val="24"/>
        </w:rPr>
        <w:t>Runway</w:t>
      </w:r>
    </w:p>
    <w:p w14:paraId="0EBC4B96" w14:textId="33332075" w:rsidR="007676CB" w:rsidRPr="00154720" w:rsidRDefault="00154720" w:rsidP="00154720">
      <w:pPr>
        <w:ind w:left="360"/>
        <w:rPr>
          <w:sz w:val="24"/>
          <w:szCs w:val="24"/>
        </w:rPr>
      </w:pPr>
      <w:r>
        <w:rPr>
          <w:sz w:val="24"/>
          <w:szCs w:val="24"/>
        </w:rPr>
        <w:t xml:space="preserve">    </w:t>
      </w:r>
      <w:r w:rsidR="007676CB" w:rsidRPr="00154720">
        <w:rPr>
          <w:sz w:val="24"/>
          <w:szCs w:val="24"/>
        </w:rPr>
        <w:t xml:space="preserve"> The original runway was 6,000 ft long, but a new 10,007ft runway was inaugurated in </w:t>
      </w:r>
      <w:r>
        <w:rPr>
          <w:sz w:val="24"/>
          <w:szCs w:val="24"/>
        </w:rPr>
        <w:t xml:space="preserve">         </w:t>
      </w:r>
      <w:r w:rsidR="007676CB" w:rsidRPr="00154720">
        <w:rPr>
          <w:sz w:val="24"/>
          <w:szCs w:val="24"/>
        </w:rPr>
        <w:t>2007.</w:t>
      </w:r>
    </w:p>
    <w:p w14:paraId="596B767D" w14:textId="77777777" w:rsidR="00154720" w:rsidRDefault="007676CB" w:rsidP="00154720">
      <w:pPr>
        <w:numPr>
          <w:ilvl w:val="0"/>
          <w:numId w:val="8"/>
        </w:numPr>
        <w:rPr>
          <w:sz w:val="24"/>
          <w:szCs w:val="24"/>
        </w:rPr>
      </w:pPr>
      <w:r w:rsidRPr="00154720">
        <w:rPr>
          <w:b/>
          <w:bCs/>
          <w:sz w:val="24"/>
          <w:szCs w:val="24"/>
        </w:rPr>
        <w:t>Terminal</w:t>
      </w:r>
    </w:p>
    <w:p w14:paraId="528580BD" w14:textId="76B6AF2E" w:rsidR="007676CB" w:rsidRPr="00154720" w:rsidRDefault="007676CB" w:rsidP="00154720">
      <w:pPr>
        <w:ind w:left="720"/>
        <w:rPr>
          <w:sz w:val="24"/>
          <w:szCs w:val="24"/>
        </w:rPr>
      </w:pPr>
      <w:r w:rsidRPr="00154720">
        <w:rPr>
          <w:sz w:val="24"/>
          <w:szCs w:val="24"/>
        </w:rPr>
        <w:t>A new terminal building was inaugurated in 2009 and became operational later that year.</w:t>
      </w:r>
    </w:p>
    <w:p w14:paraId="2CC83728" w14:textId="5DF92CE9" w:rsidR="007676CB" w:rsidRPr="00154720" w:rsidRDefault="007676CB" w:rsidP="00154720">
      <w:pPr>
        <w:pStyle w:val="ListParagraph"/>
        <w:numPr>
          <w:ilvl w:val="0"/>
          <w:numId w:val="8"/>
        </w:numPr>
        <w:rPr>
          <w:sz w:val="24"/>
          <w:szCs w:val="24"/>
        </w:rPr>
      </w:pPr>
      <w:r w:rsidRPr="00154720">
        <w:rPr>
          <w:b/>
          <w:bCs/>
          <w:sz w:val="24"/>
          <w:szCs w:val="24"/>
        </w:rPr>
        <w:t>Instrument landing system</w:t>
      </w:r>
      <w:r w:rsidRPr="00154720">
        <w:rPr>
          <w:sz w:val="24"/>
          <w:szCs w:val="24"/>
        </w:rPr>
        <w:t xml:space="preserve"> The ILS was installed on Runway 28 and became operational for commercial aircraft in 2008.</w:t>
      </w:r>
    </w:p>
    <w:p w14:paraId="593DB382" w14:textId="5E11AD1A" w:rsidR="0024108B" w:rsidRPr="0088169A" w:rsidRDefault="0024108B">
      <w:pPr>
        <w:rPr>
          <w:rFonts w:ascii="Nirmala UI" w:hAnsi="Nirmala UI" w:cs="Nirmala UI"/>
          <w:b/>
          <w:bCs/>
          <w:noProof/>
          <w:color w:val="000000" w:themeColor="text1"/>
          <w:sz w:val="48"/>
          <w:szCs w:val="48"/>
          <w:lang w:val="en-US"/>
        </w:rPr>
      </w:pPr>
      <w:r w:rsidRPr="00154720">
        <w:rPr>
          <w:rFonts w:ascii="Nirmala UI" w:hAnsi="Nirmala UI" w:cs="Nirmala UI"/>
          <w:b/>
          <w:bCs/>
          <w:noProof/>
          <w:color w:val="000000" w:themeColor="text1"/>
          <w:sz w:val="10"/>
          <w:szCs w:val="10"/>
          <w:lang w:val="en-US"/>
        </w:rPr>
        <w:br w:type="page"/>
      </w:r>
      <w:r w:rsidR="0088169A" w:rsidRPr="0088169A">
        <w:rPr>
          <w:rFonts w:ascii="Nirmala UI" w:hAnsi="Nirmala UI" w:cs="Nirmala UI"/>
          <w:b/>
          <w:bCs/>
          <w:noProof/>
          <w:color w:val="000000" w:themeColor="text1"/>
          <w:sz w:val="16"/>
          <w:szCs w:val="16"/>
          <w:lang w:val="en-US"/>
        </w:rPr>
        <w:lastRenderedPageBreak/>
        <w:drawing>
          <wp:anchor distT="0" distB="0" distL="114300" distR="114300" simplePos="0" relativeHeight="251651584" behindDoc="0" locked="0" layoutInCell="1" allowOverlap="1" wp14:anchorId="4ADDC335" wp14:editId="4784FD5F">
            <wp:simplePos x="0" y="0"/>
            <wp:positionH relativeFrom="column">
              <wp:posOffset>2198028</wp:posOffset>
            </wp:positionH>
            <wp:positionV relativeFrom="page">
              <wp:posOffset>702945</wp:posOffset>
            </wp:positionV>
            <wp:extent cx="1555750" cy="794385"/>
            <wp:effectExtent l="0" t="0" r="6350" b="5715"/>
            <wp:wrapSquare wrapText="bothSides"/>
            <wp:docPr id="2797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226" name="Picture 279792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5750" cy="794385"/>
                    </a:xfrm>
                    <a:prstGeom prst="rect">
                      <a:avLst/>
                    </a:prstGeom>
                  </pic:spPr>
                </pic:pic>
              </a:graphicData>
            </a:graphic>
            <wp14:sizeRelH relativeFrom="margin">
              <wp14:pctWidth>0</wp14:pctWidth>
            </wp14:sizeRelH>
            <wp14:sizeRelV relativeFrom="margin">
              <wp14:pctHeight>0</wp14:pctHeight>
            </wp14:sizeRelV>
          </wp:anchor>
        </w:drawing>
      </w:r>
      <w:r w:rsidR="0088169A" w:rsidRPr="0088169A">
        <w:rPr>
          <w:rFonts w:ascii="Nirmala UI" w:hAnsi="Nirmala UI" w:cs="Nirmala UI"/>
          <w:b/>
          <w:bCs/>
          <w:noProof/>
          <w:color w:val="000000" w:themeColor="text1"/>
          <w:sz w:val="16"/>
          <w:szCs w:val="16"/>
          <w:lang w:val="en-US"/>
        </w:rPr>
        <w:t xml:space="preserve"> </w:t>
      </w:r>
    </w:p>
    <w:p w14:paraId="707D62F4" w14:textId="77777777" w:rsidR="0008693F" w:rsidRDefault="0008693F">
      <w:pPr>
        <w:rPr>
          <w:rFonts w:ascii="Nirmala UI" w:hAnsi="Nirmala UI" w:cs="Nirmala UI"/>
          <w:noProof/>
          <w:color w:val="000000" w:themeColor="text1"/>
          <w:sz w:val="16"/>
          <w:szCs w:val="16"/>
          <w:lang w:val="en-US"/>
        </w:rPr>
      </w:pPr>
    </w:p>
    <w:p w14:paraId="3E6790B6" w14:textId="4B9C5AFA" w:rsidR="00237598" w:rsidRPr="00237598" w:rsidRDefault="002B443B" w:rsidP="00237598">
      <w:pPr>
        <w:rPr>
          <w:noProof/>
          <w:color w:val="000000" w:themeColor="text1"/>
          <w:sz w:val="16"/>
          <w:szCs w:val="16"/>
          <w:lang w:val="en-US"/>
        </w:rPr>
      </w:pPr>
      <w:r>
        <w:rPr>
          <w:rFonts w:ascii="Nirmala UI" w:hAnsi="Nirmala UI" w:cs="Nirmala UI"/>
          <w:noProof/>
          <w:color w:val="000000" w:themeColor="text1"/>
          <w:sz w:val="16"/>
          <w:szCs w:val="16"/>
          <w:lang w:val="en-US"/>
        </w:rPr>
        <w:t xml:space="preserve">   </w:t>
      </w:r>
      <w:r w:rsidR="00DD73B6">
        <w:rPr>
          <w:rFonts w:ascii="Nirmala UI" w:hAnsi="Nirmala UI" w:cs="Nirmala UI"/>
          <w:noProof/>
          <w:color w:val="000000" w:themeColor="text1"/>
          <w:sz w:val="16"/>
          <w:szCs w:val="16"/>
          <w:lang w:val="en-US"/>
        </w:rPr>
        <w:t xml:space="preserve"> </w:t>
      </w:r>
      <w:r w:rsidR="0008693F">
        <w:rPr>
          <w:rFonts w:ascii="Nirmala UI" w:hAnsi="Nirmala UI" w:cs="Nirmala UI"/>
          <w:noProof/>
          <w:color w:val="000000" w:themeColor="text1"/>
          <w:sz w:val="16"/>
          <w:szCs w:val="16"/>
          <w:lang w:val="en-US"/>
        </w:rPr>
        <w:t xml:space="preserve">                                                                          </w:t>
      </w:r>
      <w:r w:rsidR="00DD73B6">
        <w:rPr>
          <w:rFonts w:ascii="Nirmala UI" w:hAnsi="Nirmala UI" w:cs="Nirmala UI"/>
          <w:noProof/>
          <w:color w:val="000000" w:themeColor="text1"/>
          <w:sz w:val="16"/>
          <w:szCs w:val="16"/>
          <w:lang w:val="en-US"/>
        </w:rPr>
        <w:t xml:space="preserve">  </w:t>
      </w:r>
      <w:r>
        <w:rPr>
          <w:rFonts w:ascii="Nirmala UI" w:hAnsi="Nirmala UI" w:cs="Nirmala UI"/>
          <w:noProof/>
          <w:color w:val="000000" w:themeColor="text1"/>
          <w:sz w:val="16"/>
          <w:szCs w:val="16"/>
          <w:lang w:val="en-US"/>
        </w:rPr>
        <w:t xml:space="preserve">   </w:t>
      </w:r>
      <w:r w:rsidR="00237598" w:rsidRPr="00237598">
        <w:rPr>
          <w:rFonts w:ascii="Nirmala UI" w:hAnsi="Nirmala UI" w:cs="Nirmala UI"/>
          <w:noProof/>
          <w:color w:val="000000" w:themeColor="text1"/>
          <w:sz w:val="16"/>
          <w:szCs w:val="16"/>
          <w:lang w:val="en-US"/>
        </w:rPr>
        <w:t xml:space="preserve"> भारतीय</w:t>
      </w:r>
      <w:r w:rsidR="00237598" w:rsidRPr="00237598">
        <w:rPr>
          <w:noProof/>
          <w:color w:val="000000" w:themeColor="text1"/>
          <w:sz w:val="16"/>
          <w:szCs w:val="16"/>
          <w:lang w:val="en-US"/>
        </w:rPr>
        <w:t xml:space="preserve"> </w:t>
      </w:r>
      <w:r w:rsidR="00237598" w:rsidRPr="00237598">
        <w:rPr>
          <w:rFonts w:ascii="Nirmala UI" w:hAnsi="Nirmala UI" w:cs="Nirmala UI"/>
          <w:noProof/>
          <w:color w:val="000000" w:themeColor="text1"/>
          <w:sz w:val="16"/>
          <w:szCs w:val="16"/>
          <w:lang w:val="en-US"/>
        </w:rPr>
        <w:t>विमानपत्तन</w:t>
      </w:r>
      <w:r w:rsidR="00237598" w:rsidRPr="00237598">
        <w:rPr>
          <w:noProof/>
          <w:color w:val="000000" w:themeColor="text1"/>
          <w:sz w:val="16"/>
          <w:szCs w:val="16"/>
          <w:lang w:val="en-US"/>
        </w:rPr>
        <w:t xml:space="preserve"> </w:t>
      </w:r>
      <w:r w:rsidR="00237598" w:rsidRPr="00237598">
        <w:rPr>
          <w:rFonts w:ascii="Nirmala UI" w:hAnsi="Nirmala UI" w:cs="Nirmala UI"/>
          <w:noProof/>
          <w:color w:val="000000" w:themeColor="text1"/>
          <w:sz w:val="16"/>
          <w:szCs w:val="16"/>
          <w:lang w:val="en-US"/>
        </w:rPr>
        <w:t>प्राधिकरण</w:t>
      </w:r>
      <w:r w:rsidR="00237598" w:rsidRPr="00237598">
        <w:rPr>
          <w:noProof/>
          <w:color w:val="000000" w:themeColor="text1"/>
          <w:sz w:val="16"/>
          <w:szCs w:val="16"/>
          <w:lang w:val="en-US"/>
        </w:rPr>
        <w:t xml:space="preserve"> </w:t>
      </w:r>
    </w:p>
    <w:p w14:paraId="65F90061" w14:textId="6EBFF50B" w:rsidR="00237598" w:rsidRPr="00237598" w:rsidRDefault="00237598" w:rsidP="00237598">
      <w:pPr>
        <w:rPr>
          <w:noProof/>
          <w:color w:val="000000" w:themeColor="text1"/>
          <w:sz w:val="16"/>
          <w:szCs w:val="16"/>
          <w:lang w:val="en-US"/>
        </w:rPr>
      </w:pPr>
      <w:r w:rsidRPr="00237598">
        <w:rPr>
          <w:noProof/>
          <w:color w:val="000000" w:themeColor="text1"/>
          <w:sz w:val="16"/>
          <w:szCs w:val="16"/>
          <w:lang w:val="en-US"/>
        </w:rPr>
        <w:t xml:space="preserve">                                                        </w:t>
      </w:r>
      <w:r>
        <w:rPr>
          <w:noProof/>
          <w:color w:val="000000" w:themeColor="text1"/>
          <w:sz w:val="16"/>
          <w:szCs w:val="16"/>
          <w:lang w:val="en-US"/>
        </w:rPr>
        <w:t xml:space="preserve">                              </w:t>
      </w:r>
      <w:r w:rsidRPr="00237598">
        <w:rPr>
          <w:noProof/>
          <w:color w:val="000000" w:themeColor="text1"/>
          <w:sz w:val="16"/>
          <w:szCs w:val="16"/>
          <w:lang w:val="en-US"/>
        </w:rPr>
        <w:t xml:space="preserve"> </w:t>
      </w:r>
      <w:r w:rsidR="002B443B">
        <w:rPr>
          <w:noProof/>
          <w:color w:val="000000" w:themeColor="text1"/>
          <w:sz w:val="16"/>
          <w:szCs w:val="16"/>
          <w:lang w:val="en-US"/>
        </w:rPr>
        <w:t xml:space="preserve">      </w:t>
      </w:r>
      <w:r w:rsidR="00DD73B6">
        <w:rPr>
          <w:noProof/>
          <w:color w:val="000000" w:themeColor="text1"/>
          <w:sz w:val="16"/>
          <w:szCs w:val="16"/>
          <w:lang w:val="en-US"/>
        </w:rPr>
        <w:t xml:space="preserve"> </w:t>
      </w:r>
      <w:r w:rsidR="002B443B">
        <w:rPr>
          <w:noProof/>
          <w:color w:val="000000" w:themeColor="text1"/>
          <w:sz w:val="16"/>
          <w:szCs w:val="16"/>
          <w:lang w:val="en-US"/>
        </w:rPr>
        <w:t xml:space="preserve"> </w:t>
      </w:r>
      <w:r w:rsidR="00DD73B6">
        <w:rPr>
          <w:noProof/>
          <w:color w:val="000000" w:themeColor="text1"/>
          <w:sz w:val="16"/>
          <w:szCs w:val="16"/>
          <w:lang w:val="en-US"/>
        </w:rPr>
        <w:t xml:space="preserve">  </w:t>
      </w:r>
      <w:r w:rsidRPr="00237598">
        <w:rPr>
          <w:noProof/>
          <w:color w:val="000000" w:themeColor="text1"/>
          <w:sz w:val="16"/>
          <w:szCs w:val="16"/>
          <w:lang w:val="en-US"/>
        </w:rPr>
        <w:t xml:space="preserve">  AIRPORTS AUTHORITY OF INDIA</w:t>
      </w:r>
    </w:p>
    <w:p w14:paraId="1C906E8B" w14:textId="584ADC1B" w:rsidR="00237598" w:rsidRPr="00237598" w:rsidRDefault="00237598" w:rsidP="00237598">
      <w:pPr>
        <w:rPr>
          <w:noProof/>
          <w:color w:val="000000" w:themeColor="text1"/>
          <w:lang w:val="en-US"/>
        </w:rPr>
      </w:pPr>
    </w:p>
    <w:tbl>
      <w:tblPr>
        <w:tblW w:w="0" w:type="auto"/>
        <w:tblInd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3"/>
      </w:tblGrid>
      <w:tr w:rsidR="00237598" w14:paraId="12D2DC47" w14:textId="77777777" w:rsidTr="002B443B">
        <w:trPr>
          <w:trHeight w:val="759"/>
        </w:trPr>
        <w:tc>
          <w:tcPr>
            <w:tcW w:w="3343" w:type="dxa"/>
            <w:shd w:val="clear" w:color="auto" w:fill="4472C4" w:themeFill="accent1"/>
          </w:tcPr>
          <w:p w14:paraId="4FFC082F" w14:textId="79E1F2C3" w:rsidR="00237598" w:rsidRDefault="009B09C9" w:rsidP="00237598">
            <w:pPr>
              <w:rPr>
                <w:rFonts w:ascii="Nirmala UI" w:hAnsi="Nirmala UI" w:cs="Nirmala UI"/>
                <w:noProof/>
                <w:color w:val="000000" w:themeColor="text1"/>
                <w:sz w:val="56"/>
                <w:szCs w:val="56"/>
                <w:lang w:val="en-US"/>
              </w:rPr>
            </w:pPr>
            <w:r>
              <w:rPr>
                <w:noProof/>
                <w:color w:val="000000" w:themeColor="text1"/>
                <w:sz w:val="16"/>
                <w:szCs w:val="16"/>
                <w:lang w:val="en-US"/>
              </w:rPr>
              <w:drawing>
                <wp:anchor distT="0" distB="0" distL="114300" distR="114300" simplePos="0" relativeHeight="251658752" behindDoc="1" locked="0" layoutInCell="1" allowOverlap="1" wp14:anchorId="02F26472" wp14:editId="602A9022">
                  <wp:simplePos x="0" y="0"/>
                  <wp:positionH relativeFrom="column">
                    <wp:posOffset>-1960255</wp:posOffset>
                  </wp:positionH>
                  <wp:positionV relativeFrom="page">
                    <wp:posOffset>449173</wp:posOffset>
                  </wp:positionV>
                  <wp:extent cx="5731510" cy="2865755"/>
                  <wp:effectExtent l="0" t="0" r="2540" b="0"/>
                  <wp:wrapNone/>
                  <wp:docPr id="5335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2168" name="Picture 5335421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237598">
              <w:rPr>
                <w:rFonts w:ascii="Nirmala UI" w:hAnsi="Nirmala UI" w:cs="Nirmala UI"/>
                <w:noProof/>
                <w:color w:val="000000" w:themeColor="text1"/>
                <w:sz w:val="56"/>
                <w:szCs w:val="56"/>
                <w:lang w:val="en-US"/>
              </w:rPr>
              <w:t xml:space="preserve">      </w:t>
            </w:r>
            <w:r w:rsidR="00237598" w:rsidRPr="00237598">
              <w:rPr>
                <w:rFonts w:ascii="Nirmala UI" w:hAnsi="Nirmala UI" w:cs="Nirmala UI"/>
                <w:noProof/>
                <w:color w:val="000000" w:themeColor="text1"/>
                <w:sz w:val="56"/>
                <w:szCs w:val="56"/>
                <w:lang w:val="en-US"/>
              </w:rPr>
              <w:t>ध्येय</w:t>
            </w:r>
          </w:p>
        </w:tc>
      </w:tr>
    </w:tbl>
    <w:p w14:paraId="5CB46746" w14:textId="3ABA0387" w:rsidR="00237598" w:rsidRDefault="00DD73B6" w:rsidP="00237598">
      <w:pPr>
        <w:rPr>
          <w:rFonts w:ascii="Nirmala UI" w:hAnsi="Nirmala UI" w:cs="Nirmala UI"/>
          <w:noProof/>
          <w:color w:val="000000" w:themeColor="text1"/>
          <w:sz w:val="56"/>
          <w:szCs w:val="56"/>
          <w:lang w:val="en-US"/>
        </w:rPr>
      </w:pPr>
      <w:r>
        <w:rPr>
          <w:rFonts w:ascii="Nirmala UI" w:hAnsi="Nirmala UI" w:cs="Nirmala UI"/>
          <w:noProof/>
          <w:color w:val="000000" w:themeColor="text1"/>
          <w:sz w:val="56"/>
          <w:szCs w:val="56"/>
          <w:lang w:val="en-US"/>
        </w:rPr>
        <w:t xml:space="preserve">    </w:t>
      </w:r>
      <w:r w:rsidR="00237598">
        <w:rPr>
          <w:rFonts w:ascii="Nirmala UI" w:hAnsi="Nirmala UI" w:cs="Nirmala UI"/>
          <w:noProof/>
          <w:color w:val="000000" w:themeColor="text1"/>
          <w:sz w:val="56"/>
          <w:szCs w:val="56"/>
          <w:lang w:val="en-US"/>
        </w:rPr>
        <w:t xml:space="preserve">                          </w:t>
      </w:r>
    </w:p>
    <w:p w14:paraId="447EBA2A" w14:textId="2B8DCC43" w:rsidR="00237598" w:rsidRPr="00237598" w:rsidRDefault="00237598" w:rsidP="00237598">
      <w:pPr>
        <w:rPr>
          <w:noProof/>
          <w:color w:val="000000" w:themeColor="text1"/>
          <w:sz w:val="96"/>
          <w:szCs w:val="96"/>
          <w:lang w:val="en-US"/>
        </w:rPr>
      </w:pPr>
      <w:r w:rsidRPr="00237598">
        <w:rPr>
          <w:rFonts w:ascii="Nirmala UI" w:hAnsi="Nirmala UI" w:cs="Nirmala UI"/>
          <w:noProof/>
          <w:color w:val="000000" w:themeColor="text1"/>
          <w:sz w:val="28"/>
          <w:szCs w:val="28"/>
          <w:lang w:val="en-US"/>
        </w:rPr>
        <w:t>विमान</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यातायात</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सेवाओं</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एवं</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हवाई</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अड्डा</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प्रबंधन</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में</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नेतृत्व</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करते</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हुए</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विश्वस्तरीय</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संगठन</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बनाना</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एवं</w:t>
      </w:r>
      <w:r w:rsidRPr="00237598">
        <w:rPr>
          <w:noProof/>
          <w:color w:val="000000" w:themeColor="text1"/>
          <w:sz w:val="28"/>
          <w:szCs w:val="28"/>
          <w:lang w:val="en-US"/>
        </w:rPr>
        <w:t xml:space="preserve"> 2016 </w:t>
      </w:r>
      <w:r w:rsidRPr="00237598">
        <w:rPr>
          <w:rFonts w:ascii="Nirmala UI" w:hAnsi="Nirmala UI" w:cs="Nirmala UI"/>
          <w:noProof/>
          <w:color w:val="000000" w:themeColor="text1"/>
          <w:sz w:val="28"/>
          <w:szCs w:val="28"/>
          <w:lang w:val="en-US"/>
        </w:rPr>
        <w:t>तक</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एशिया</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प्रशांत</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क्षेत्र</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में</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भारत</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को</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एक</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प्रमुख</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केन्द्र</w:t>
      </w:r>
      <w:r w:rsidRPr="00237598">
        <w:rPr>
          <w:noProof/>
          <w:color w:val="000000" w:themeColor="text1"/>
          <w:sz w:val="28"/>
          <w:szCs w:val="28"/>
          <w:lang w:val="en-US"/>
        </w:rPr>
        <w:t xml:space="preserve"> </w:t>
      </w:r>
      <w:r w:rsidRPr="00237598">
        <w:rPr>
          <w:rFonts w:ascii="Nirmala UI" w:hAnsi="Nirmala UI" w:cs="Nirmala UI"/>
          <w:noProof/>
          <w:color w:val="000000" w:themeColor="text1"/>
          <w:sz w:val="28"/>
          <w:szCs w:val="28"/>
          <w:lang w:val="en-US"/>
        </w:rPr>
        <w:t>बनाना।</w:t>
      </w:r>
    </w:p>
    <w:p w14:paraId="4CB8B539" w14:textId="434B950A" w:rsidR="00237598" w:rsidRPr="00237598" w:rsidRDefault="00237598" w:rsidP="00237598">
      <w:pPr>
        <w:rPr>
          <w:noProof/>
          <w:color w:val="000000" w:themeColor="text1"/>
          <w:lang w:val="en-US"/>
        </w:rPr>
      </w:pPr>
    </w:p>
    <w:p w14:paraId="650D2EFC" w14:textId="582186C6" w:rsidR="00237598" w:rsidRPr="00237598" w:rsidRDefault="00237598" w:rsidP="00237598">
      <w:pPr>
        <w:rPr>
          <w:b/>
          <w:bCs/>
          <w:noProof/>
          <w:color w:val="000000" w:themeColor="text1"/>
          <w:sz w:val="72"/>
          <w:szCs w:val="72"/>
          <w:lang w:val="en-US"/>
        </w:rPr>
      </w:pPr>
      <w:r w:rsidRPr="00237598">
        <w:rPr>
          <w:b/>
          <w:bCs/>
          <w:noProof/>
          <w:color w:val="000000" w:themeColor="text1"/>
          <w:sz w:val="72"/>
          <w:szCs w:val="72"/>
          <w:lang w:val="en-US"/>
        </w:rPr>
        <w:t>Vision</w:t>
      </w:r>
    </w:p>
    <w:p w14:paraId="67FB8204" w14:textId="52B49EF5" w:rsidR="00237598" w:rsidRPr="00237598" w:rsidRDefault="00237598" w:rsidP="00237598">
      <w:pPr>
        <w:rPr>
          <w:noProof/>
          <w:color w:val="000000" w:themeColor="text1"/>
          <w:sz w:val="24"/>
          <w:szCs w:val="24"/>
          <w:lang w:val="en-US"/>
        </w:rPr>
      </w:pPr>
      <w:r w:rsidRPr="00237598">
        <w:rPr>
          <w:noProof/>
          <w:color w:val="000000" w:themeColor="text1"/>
          <w:sz w:val="24"/>
          <w:szCs w:val="24"/>
          <w:lang w:val="en-US"/>
        </w:rPr>
        <w:t>To be a world-class organization providing leadership in air traffic services and airport management and making India a major hub in Asia Pacific Region by 2016.</w:t>
      </w:r>
    </w:p>
    <w:tbl>
      <w:tblPr>
        <w:tblpPr w:leftFromText="180" w:rightFromText="180" w:vertAnchor="text" w:horzAnchor="margin" w:tblpXSpec="center" w:tblpY="3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tblGrid>
      <w:tr w:rsidR="00237598" w14:paraId="11323C48" w14:textId="77777777" w:rsidTr="00237598">
        <w:trPr>
          <w:trHeight w:val="570"/>
        </w:trPr>
        <w:tc>
          <w:tcPr>
            <w:tcW w:w="3150" w:type="dxa"/>
            <w:shd w:val="clear" w:color="auto" w:fill="4472C4" w:themeFill="accent1"/>
          </w:tcPr>
          <w:p w14:paraId="440F11FF" w14:textId="13C21EC9" w:rsidR="00237598" w:rsidRDefault="00237598" w:rsidP="00237598">
            <w:pPr>
              <w:rPr>
                <w:noProof/>
                <w:color w:val="000000" w:themeColor="text1"/>
                <w:lang w:val="en-US"/>
              </w:rPr>
            </w:pPr>
            <w:r>
              <w:rPr>
                <w:rFonts w:ascii="Nirmala UI" w:hAnsi="Nirmala UI" w:cs="Nirmala UI"/>
                <w:noProof/>
                <w:color w:val="000000" w:themeColor="text1"/>
                <w:sz w:val="32"/>
                <w:szCs w:val="32"/>
                <w:lang w:val="en-US"/>
              </w:rPr>
              <w:t xml:space="preserve">          </w:t>
            </w:r>
            <w:r w:rsidRPr="00237598">
              <w:rPr>
                <w:rFonts w:ascii="Nirmala UI" w:hAnsi="Nirmala UI" w:cs="Nirmala UI"/>
                <w:noProof/>
                <w:color w:val="000000" w:themeColor="text1"/>
                <w:sz w:val="32"/>
                <w:szCs w:val="32"/>
                <w:lang w:val="en-US"/>
              </w:rPr>
              <w:t>उद्देश्य</w:t>
            </w:r>
          </w:p>
        </w:tc>
      </w:tr>
    </w:tbl>
    <w:p w14:paraId="36B7D0E2" w14:textId="77777777" w:rsidR="00237598" w:rsidRPr="00237598" w:rsidRDefault="00237598" w:rsidP="00237598">
      <w:pPr>
        <w:rPr>
          <w:noProof/>
          <w:color w:val="000000" w:themeColor="text1"/>
          <w:lang w:val="en-US"/>
        </w:rPr>
      </w:pPr>
    </w:p>
    <w:p w14:paraId="459775D3" w14:textId="77777777" w:rsidR="00237598" w:rsidRPr="00237598" w:rsidRDefault="00237598" w:rsidP="00237598">
      <w:pPr>
        <w:rPr>
          <w:noProof/>
          <w:color w:val="000000" w:themeColor="text1"/>
          <w:lang w:val="en-US"/>
        </w:rPr>
      </w:pPr>
    </w:p>
    <w:p w14:paraId="68FE32B6" w14:textId="77777777" w:rsidR="00237598" w:rsidRDefault="00237598" w:rsidP="00237598">
      <w:pPr>
        <w:rPr>
          <w:rFonts w:ascii="Nirmala UI" w:hAnsi="Nirmala UI" w:cs="Nirmala UI"/>
          <w:noProof/>
          <w:color w:val="000000" w:themeColor="text1"/>
          <w:lang w:val="en-US"/>
        </w:rPr>
      </w:pPr>
    </w:p>
    <w:p w14:paraId="5E900661" w14:textId="65B63707" w:rsidR="00237598" w:rsidRPr="00237598" w:rsidRDefault="00237598" w:rsidP="00237598">
      <w:pPr>
        <w:rPr>
          <w:noProof/>
          <w:color w:val="000000" w:themeColor="text1"/>
          <w:lang w:val="en-US"/>
        </w:rPr>
      </w:pPr>
      <w:r w:rsidRPr="00237598">
        <w:rPr>
          <w:rFonts w:ascii="Nirmala UI" w:hAnsi="Nirmala UI" w:cs="Nirmala UI"/>
          <w:noProof/>
          <w:color w:val="000000" w:themeColor="text1"/>
          <w:lang w:val="en-US"/>
        </w:rPr>
        <w:t>राष्ट्र</w:t>
      </w:r>
      <w:r w:rsidRPr="00237598">
        <w:rPr>
          <w:noProof/>
          <w:color w:val="000000" w:themeColor="text1"/>
          <w:lang w:val="en-US"/>
        </w:rPr>
        <w:t xml:space="preserve"> </w:t>
      </w:r>
      <w:r w:rsidRPr="00237598">
        <w:rPr>
          <w:rFonts w:ascii="Nirmala UI" w:hAnsi="Nirmala UI" w:cs="Nirmala UI"/>
          <w:noProof/>
          <w:color w:val="000000" w:themeColor="text1"/>
          <w:lang w:val="en-US"/>
        </w:rPr>
        <w:t>के</w:t>
      </w:r>
      <w:r w:rsidRPr="00237598">
        <w:rPr>
          <w:noProof/>
          <w:color w:val="000000" w:themeColor="text1"/>
          <w:lang w:val="en-US"/>
        </w:rPr>
        <w:t xml:space="preserve"> </w:t>
      </w:r>
      <w:r w:rsidRPr="00237598">
        <w:rPr>
          <w:rFonts w:ascii="Nirmala UI" w:hAnsi="Nirmala UI" w:cs="Nirmala UI"/>
          <w:noProof/>
          <w:color w:val="000000" w:themeColor="text1"/>
          <w:lang w:val="en-US"/>
        </w:rPr>
        <w:t>आर्थिक</w:t>
      </w:r>
      <w:r w:rsidRPr="00237598">
        <w:rPr>
          <w:noProof/>
          <w:color w:val="000000" w:themeColor="text1"/>
          <w:lang w:val="en-US"/>
        </w:rPr>
        <w:t xml:space="preserve"> </w:t>
      </w:r>
      <w:r w:rsidRPr="00237598">
        <w:rPr>
          <w:rFonts w:ascii="Nirmala UI" w:hAnsi="Nirmala UI" w:cs="Nirmala UI"/>
          <w:noProof/>
          <w:color w:val="000000" w:themeColor="text1"/>
          <w:lang w:val="en-US"/>
        </w:rPr>
        <w:t>विकास</w:t>
      </w:r>
      <w:r w:rsidRPr="00237598">
        <w:rPr>
          <w:noProof/>
          <w:color w:val="000000" w:themeColor="text1"/>
          <w:lang w:val="en-US"/>
        </w:rPr>
        <w:t xml:space="preserve"> </w:t>
      </w:r>
      <w:r w:rsidRPr="00237598">
        <w:rPr>
          <w:rFonts w:ascii="Nirmala UI" w:hAnsi="Nirmala UI" w:cs="Nirmala UI"/>
          <w:noProof/>
          <w:color w:val="000000" w:themeColor="text1"/>
          <w:lang w:val="en-US"/>
        </w:rPr>
        <w:t>और</w:t>
      </w:r>
      <w:r w:rsidRPr="00237598">
        <w:rPr>
          <w:noProof/>
          <w:color w:val="000000" w:themeColor="text1"/>
          <w:lang w:val="en-US"/>
        </w:rPr>
        <w:t xml:space="preserve"> </w:t>
      </w:r>
      <w:r w:rsidRPr="00237598">
        <w:rPr>
          <w:rFonts w:ascii="Nirmala UI" w:hAnsi="Nirmala UI" w:cs="Nirmala UI"/>
          <w:noProof/>
          <w:color w:val="000000" w:themeColor="text1"/>
          <w:lang w:val="en-US"/>
        </w:rPr>
        <w:t>समृद्धि</w:t>
      </w:r>
      <w:r w:rsidRPr="00237598">
        <w:rPr>
          <w:noProof/>
          <w:color w:val="000000" w:themeColor="text1"/>
          <w:lang w:val="en-US"/>
        </w:rPr>
        <w:t xml:space="preserve"> </w:t>
      </w:r>
      <w:r w:rsidRPr="00237598">
        <w:rPr>
          <w:rFonts w:ascii="Nirmala UI" w:hAnsi="Nirmala UI" w:cs="Nirmala UI"/>
          <w:noProof/>
          <w:color w:val="000000" w:themeColor="text1"/>
          <w:lang w:val="en-US"/>
        </w:rPr>
        <w:t>में</w:t>
      </w:r>
      <w:r w:rsidRPr="00237598">
        <w:rPr>
          <w:noProof/>
          <w:color w:val="000000" w:themeColor="text1"/>
          <w:lang w:val="en-US"/>
        </w:rPr>
        <w:t xml:space="preserve"> </w:t>
      </w:r>
      <w:r w:rsidRPr="00237598">
        <w:rPr>
          <w:rFonts w:ascii="Nirmala UI" w:hAnsi="Nirmala UI" w:cs="Nirmala UI"/>
          <w:noProof/>
          <w:color w:val="000000" w:themeColor="text1"/>
          <w:lang w:val="en-US"/>
        </w:rPr>
        <w:t>योगदान</w:t>
      </w:r>
      <w:r w:rsidRPr="00237598">
        <w:rPr>
          <w:noProof/>
          <w:color w:val="000000" w:themeColor="text1"/>
          <w:lang w:val="en-US"/>
        </w:rPr>
        <w:t xml:space="preserve"> </w:t>
      </w:r>
      <w:r w:rsidRPr="00237598">
        <w:rPr>
          <w:rFonts w:ascii="Nirmala UI" w:hAnsi="Nirmala UI" w:cs="Nirmala UI"/>
          <w:noProof/>
          <w:color w:val="000000" w:themeColor="text1"/>
          <w:lang w:val="en-US"/>
        </w:rPr>
        <w:t>करते</w:t>
      </w:r>
      <w:r w:rsidRPr="00237598">
        <w:rPr>
          <w:noProof/>
          <w:color w:val="000000" w:themeColor="text1"/>
          <w:lang w:val="en-US"/>
        </w:rPr>
        <w:t xml:space="preserve"> </w:t>
      </w:r>
      <w:r w:rsidRPr="00237598">
        <w:rPr>
          <w:rFonts w:ascii="Nirmala UI" w:hAnsi="Nirmala UI" w:cs="Nirmala UI"/>
          <w:noProof/>
          <w:color w:val="000000" w:themeColor="text1"/>
          <w:lang w:val="en-US"/>
        </w:rPr>
        <w:t>हुए</w:t>
      </w:r>
      <w:r w:rsidRPr="00237598">
        <w:rPr>
          <w:noProof/>
          <w:color w:val="000000" w:themeColor="text1"/>
          <w:lang w:val="en-US"/>
        </w:rPr>
        <w:t xml:space="preserve"> </w:t>
      </w:r>
      <w:r w:rsidRPr="00237598">
        <w:rPr>
          <w:rFonts w:ascii="Nirmala UI" w:hAnsi="Nirmala UI" w:cs="Nirmala UI"/>
          <w:noProof/>
          <w:color w:val="000000" w:themeColor="text1"/>
          <w:lang w:val="en-US"/>
        </w:rPr>
        <w:t>ग्राहक</w:t>
      </w:r>
      <w:r w:rsidRPr="00237598">
        <w:rPr>
          <w:noProof/>
          <w:color w:val="000000" w:themeColor="text1"/>
          <w:lang w:val="en-US"/>
        </w:rPr>
        <w:t xml:space="preserve"> </w:t>
      </w:r>
      <w:r w:rsidRPr="00237598">
        <w:rPr>
          <w:rFonts w:ascii="Nirmala UI" w:hAnsi="Nirmala UI" w:cs="Nirmala UI"/>
          <w:noProof/>
          <w:color w:val="000000" w:themeColor="text1"/>
          <w:lang w:val="en-US"/>
        </w:rPr>
        <w:t>की</w:t>
      </w:r>
      <w:r w:rsidRPr="00237598">
        <w:rPr>
          <w:noProof/>
          <w:color w:val="000000" w:themeColor="text1"/>
          <w:lang w:val="en-US"/>
        </w:rPr>
        <w:t xml:space="preserve"> </w:t>
      </w:r>
      <w:r w:rsidRPr="00237598">
        <w:rPr>
          <w:rFonts w:ascii="Nirmala UI" w:hAnsi="Nirmala UI" w:cs="Nirmala UI"/>
          <w:noProof/>
          <w:color w:val="000000" w:themeColor="text1"/>
          <w:lang w:val="en-US"/>
        </w:rPr>
        <w:t>सम्पूर्ण</w:t>
      </w:r>
      <w:r w:rsidRPr="00237598">
        <w:rPr>
          <w:noProof/>
          <w:color w:val="000000" w:themeColor="text1"/>
          <w:lang w:val="en-US"/>
        </w:rPr>
        <w:t xml:space="preserve"> </w:t>
      </w:r>
      <w:r w:rsidRPr="00237598">
        <w:rPr>
          <w:rFonts w:ascii="Nirmala UI" w:hAnsi="Nirmala UI" w:cs="Nirmala UI"/>
          <w:noProof/>
          <w:color w:val="000000" w:themeColor="text1"/>
          <w:lang w:val="en-US"/>
        </w:rPr>
        <w:t>संतुष्टि</w:t>
      </w:r>
      <w:r w:rsidRPr="00237598">
        <w:rPr>
          <w:noProof/>
          <w:color w:val="000000" w:themeColor="text1"/>
          <w:lang w:val="en-US"/>
        </w:rPr>
        <w:t xml:space="preserve"> </w:t>
      </w:r>
      <w:r w:rsidRPr="00237598">
        <w:rPr>
          <w:rFonts w:ascii="Nirmala UI" w:hAnsi="Nirmala UI" w:cs="Nirmala UI"/>
          <w:noProof/>
          <w:color w:val="000000" w:themeColor="text1"/>
          <w:lang w:val="en-US"/>
        </w:rPr>
        <w:t>के</w:t>
      </w:r>
      <w:r w:rsidRPr="00237598">
        <w:rPr>
          <w:noProof/>
          <w:color w:val="000000" w:themeColor="text1"/>
          <w:lang w:val="en-US"/>
        </w:rPr>
        <w:t xml:space="preserve"> </w:t>
      </w:r>
      <w:r w:rsidRPr="00237598">
        <w:rPr>
          <w:rFonts w:ascii="Nirmala UI" w:hAnsi="Nirmala UI" w:cs="Nirmala UI"/>
          <w:noProof/>
          <w:color w:val="000000" w:themeColor="text1"/>
          <w:lang w:val="en-US"/>
        </w:rPr>
        <w:t>लिए</w:t>
      </w:r>
      <w:r w:rsidRPr="00237598">
        <w:rPr>
          <w:noProof/>
          <w:color w:val="000000" w:themeColor="text1"/>
          <w:lang w:val="en-US"/>
        </w:rPr>
        <w:t xml:space="preserve"> </w:t>
      </w:r>
      <w:r w:rsidRPr="00237598">
        <w:rPr>
          <w:rFonts w:ascii="Nirmala UI" w:hAnsi="Nirmala UI" w:cs="Nirmala UI"/>
          <w:noProof/>
          <w:color w:val="000000" w:themeColor="text1"/>
          <w:lang w:val="en-US"/>
        </w:rPr>
        <w:t>अत्याधुनिक</w:t>
      </w:r>
      <w:r w:rsidRPr="00237598">
        <w:rPr>
          <w:noProof/>
          <w:color w:val="000000" w:themeColor="text1"/>
          <w:lang w:val="en-US"/>
        </w:rPr>
        <w:t xml:space="preserve"> </w:t>
      </w:r>
      <w:r w:rsidRPr="00237598">
        <w:rPr>
          <w:rFonts w:ascii="Nirmala UI" w:hAnsi="Nirmala UI" w:cs="Nirmala UI"/>
          <w:noProof/>
          <w:color w:val="000000" w:themeColor="text1"/>
          <w:lang w:val="en-US"/>
        </w:rPr>
        <w:t>अवसंरचना</w:t>
      </w:r>
      <w:r w:rsidRPr="00237598">
        <w:rPr>
          <w:noProof/>
          <w:color w:val="000000" w:themeColor="text1"/>
          <w:lang w:val="en-US"/>
        </w:rPr>
        <w:t xml:space="preserve"> </w:t>
      </w:r>
      <w:r w:rsidRPr="00237598">
        <w:rPr>
          <w:rFonts w:ascii="Nirmala UI" w:hAnsi="Nirmala UI" w:cs="Nirmala UI"/>
          <w:noProof/>
          <w:color w:val="000000" w:themeColor="text1"/>
          <w:lang w:val="en-US"/>
        </w:rPr>
        <w:t>उपलब्ध</w:t>
      </w:r>
      <w:r w:rsidRPr="00237598">
        <w:rPr>
          <w:noProof/>
          <w:color w:val="000000" w:themeColor="text1"/>
          <w:lang w:val="en-US"/>
        </w:rPr>
        <w:t xml:space="preserve"> </w:t>
      </w:r>
      <w:r w:rsidRPr="00237598">
        <w:rPr>
          <w:rFonts w:ascii="Nirmala UI" w:hAnsi="Nirmala UI" w:cs="Nirmala UI"/>
          <w:noProof/>
          <w:color w:val="000000" w:themeColor="text1"/>
          <w:lang w:val="en-US"/>
        </w:rPr>
        <w:t>कराते</w:t>
      </w:r>
      <w:r w:rsidRPr="00237598">
        <w:rPr>
          <w:noProof/>
          <w:color w:val="000000" w:themeColor="text1"/>
          <w:lang w:val="en-US"/>
        </w:rPr>
        <w:t xml:space="preserve"> </w:t>
      </w:r>
      <w:r w:rsidRPr="00237598">
        <w:rPr>
          <w:rFonts w:ascii="Nirmala UI" w:hAnsi="Nirmala UI" w:cs="Nirmala UI"/>
          <w:noProof/>
          <w:color w:val="000000" w:themeColor="text1"/>
          <w:lang w:val="en-US"/>
        </w:rPr>
        <w:t>हुए</w:t>
      </w:r>
      <w:r w:rsidRPr="00237598">
        <w:rPr>
          <w:noProof/>
          <w:color w:val="000000" w:themeColor="text1"/>
          <w:lang w:val="en-US"/>
        </w:rPr>
        <w:t xml:space="preserve"> </w:t>
      </w:r>
      <w:r w:rsidRPr="00237598">
        <w:rPr>
          <w:rFonts w:ascii="Nirmala UI" w:hAnsi="Nirmala UI" w:cs="Nirmala UI"/>
          <w:noProof/>
          <w:color w:val="000000" w:themeColor="text1"/>
          <w:lang w:val="en-US"/>
        </w:rPr>
        <w:t>विमान</w:t>
      </w:r>
      <w:r w:rsidRPr="00237598">
        <w:rPr>
          <w:noProof/>
          <w:color w:val="000000" w:themeColor="text1"/>
          <w:lang w:val="en-US"/>
        </w:rPr>
        <w:t xml:space="preserve"> </w:t>
      </w:r>
      <w:r w:rsidRPr="00237598">
        <w:rPr>
          <w:rFonts w:ascii="Nirmala UI" w:hAnsi="Nirmala UI" w:cs="Nirmala UI"/>
          <w:noProof/>
          <w:color w:val="000000" w:themeColor="text1"/>
          <w:lang w:val="en-US"/>
        </w:rPr>
        <w:t>यातायात</w:t>
      </w:r>
      <w:r w:rsidRPr="00237598">
        <w:rPr>
          <w:noProof/>
          <w:color w:val="000000" w:themeColor="text1"/>
          <w:lang w:val="en-US"/>
        </w:rPr>
        <w:t xml:space="preserve"> </w:t>
      </w:r>
      <w:r w:rsidRPr="00237598">
        <w:rPr>
          <w:rFonts w:ascii="Nirmala UI" w:hAnsi="Nirmala UI" w:cs="Nirmala UI"/>
          <w:noProof/>
          <w:color w:val="000000" w:themeColor="text1"/>
          <w:lang w:val="en-US"/>
        </w:rPr>
        <w:t>सेवाओं</w:t>
      </w:r>
      <w:r w:rsidRPr="00237598">
        <w:rPr>
          <w:noProof/>
          <w:color w:val="000000" w:themeColor="text1"/>
          <w:lang w:val="en-US"/>
        </w:rPr>
        <w:t xml:space="preserve"> </w:t>
      </w:r>
      <w:r w:rsidRPr="00237598">
        <w:rPr>
          <w:rFonts w:ascii="Nirmala UI" w:hAnsi="Nirmala UI" w:cs="Nirmala UI"/>
          <w:noProof/>
          <w:color w:val="000000" w:themeColor="text1"/>
          <w:lang w:val="en-US"/>
        </w:rPr>
        <w:t>और</w:t>
      </w:r>
      <w:r w:rsidRPr="00237598">
        <w:rPr>
          <w:noProof/>
          <w:color w:val="000000" w:themeColor="text1"/>
          <w:lang w:val="en-US"/>
        </w:rPr>
        <w:t xml:space="preserve"> </w:t>
      </w:r>
      <w:r w:rsidRPr="00237598">
        <w:rPr>
          <w:rFonts w:ascii="Nirmala UI" w:hAnsi="Nirmala UI" w:cs="Nirmala UI"/>
          <w:noProof/>
          <w:color w:val="000000" w:themeColor="text1"/>
          <w:lang w:val="en-US"/>
        </w:rPr>
        <w:t>हवाई</w:t>
      </w:r>
      <w:r w:rsidRPr="00237598">
        <w:rPr>
          <w:noProof/>
          <w:color w:val="000000" w:themeColor="text1"/>
          <w:lang w:val="en-US"/>
        </w:rPr>
        <w:t xml:space="preserve"> </w:t>
      </w:r>
      <w:r w:rsidRPr="00237598">
        <w:rPr>
          <w:rFonts w:ascii="Nirmala UI" w:hAnsi="Nirmala UI" w:cs="Nirmala UI"/>
          <w:noProof/>
          <w:color w:val="000000" w:themeColor="text1"/>
          <w:lang w:val="en-US"/>
        </w:rPr>
        <w:t>अड्डा</w:t>
      </w:r>
      <w:r w:rsidRPr="00237598">
        <w:rPr>
          <w:noProof/>
          <w:color w:val="000000" w:themeColor="text1"/>
          <w:lang w:val="en-US"/>
        </w:rPr>
        <w:t xml:space="preserve"> </w:t>
      </w:r>
      <w:r w:rsidRPr="00237598">
        <w:rPr>
          <w:rFonts w:ascii="Nirmala UI" w:hAnsi="Nirmala UI" w:cs="Nirmala UI"/>
          <w:noProof/>
          <w:color w:val="000000" w:themeColor="text1"/>
          <w:lang w:val="en-US"/>
        </w:rPr>
        <w:t>प्रबंधन</w:t>
      </w:r>
      <w:r w:rsidRPr="00237598">
        <w:rPr>
          <w:noProof/>
          <w:color w:val="000000" w:themeColor="text1"/>
          <w:lang w:val="en-US"/>
        </w:rPr>
        <w:t xml:space="preserve"> </w:t>
      </w:r>
      <w:r w:rsidRPr="00237598">
        <w:rPr>
          <w:rFonts w:ascii="Nirmala UI" w:hAnsi="Nirmala UI" w:cs="Nirmala UI"/>
          <w:noProof/>
          <w:color w:val="000000" w:themeColor="text1"/>
          <w:lang w:val="en-US"/>
        </w:rPr>
        <w:t>में</w:t>
      </w:r>
      <w:r w:rsidRPr="00237598">
        <w:rPr>
          <w:noProof/>
          <w:color w:val="000000" w:themeColor="text1"/>
          <w:lang w:val="en-US"/>
        </w:rPr>
        <w:t xml:space="preserve"> </w:t>
      </w:r>
      <w:r w:rsidRPr="00237598">
        <w:rPr>
          <w:rFonts w:ascii="Nirmala UI" w:hAnsi="Nirmala UI" w:cs="Nirmala UI"/>
          <w:noProof/>
          <w:color w:val="000000" w:themeColor="text1"/>
          <w:lang w:val="en-US"/>
        </w:rPr>
        <w:t>सुरक्षा</w:t>
      </w:r>
      <w:r w:rsidRPr="00237598">
        <w:rPr>
          <w:noProof/>
          <w:color w:val="000000" w:themeColor="text1"/>
          <w:lang w:val="en-US"/>
        </w:rPr>
        <w:t xml:space="preserve"> </w:t>
      </w:r>
      <w:r w:rsidRPr="00237598">
        <w:rPr>
          <w:rFonts w:ascii="Nirmala UI" w:hAnsi="Nirmala UI" w:cs="Nirmala UI"/>
          <w:noProof/>
          <w:color w:val="000000" w:themeColor="text1"/>
          <w:lang w:val="en-US"/>
        </w:rPr>
        <w:t>एवं</w:t>
      </w:r>
      <w:r w:rsidRPr="00237598">
        <w:rPr>
          <w:noProof/>
          <w:color w:val="000000" w:themeColor="text1"/>
          <w:lang w:val="en-US"/>
        </w:rPr>
        <w:t xml:space="preserve"> </w:t>
      </w:r>
      <w:r w:rsidRPr="00237598">
        <w:rPr>
          <w:rFonts w:ascii="Nirmala UI" w:hAnsi="Nirmala UI" w:cs="Nirmala UI"/>
          <w:noProof/>
          <w:color w:val="000000" w:themeColor="text1"/>
          <w:lang w:val="en-US"/>
        </w:rPr>
        <w:t>गुणवत्ता</w:t>
      </w:r>
      <w:r w:rsidRPr="00237598">
        <w:rPr>
          <w:noProof/>
          <w:color w:val="000000" w:themeColor="text1"/>
          <w:lang w:val="en-US"/>
        </w:rPr>
        <w:t xml:space="preserve"> </w:t>
      </w:r>
      <w:r w:rsidRPr="00237598">
        <w:rPr>
          <w:rFonts w:ascii="Nirmala UI" w:hAnsi="Nirmala UI" w:cs="Nirmala UI"/>
          <w:noProof/>
          <w:color w:val="000000" w:themeColor="text1"/>
          <w:lang w:val="en-US"/>
        </w:rPr>
        <w:t>के</w:t>
      </w:r>
      <w:r w:rsidRPr="00237598">
        <w:rPr>
          <w:noProof/>
          <w:color w:val="000000" w:themeColor="text1"/>
          <w:lang w:val="en-US"/>
        </w:rPr>
        <w:t xml:space="preserve"> </w:t>
      </w:r>
      <w:r w:rsidRPr="00237598">
        <w:rPr>
          <w:rFonts w:ascii="Nirmala UI" w:hAnsi="Nirmala UI" w:cs="Nirmala UI"/>
          <w:noProof/>
          <w:color w:val="000000" w:themeColor="text1"/>
          <w:lang w:val="en-US"/>
        </w:rPr>
        <w:t>उच्चतम</w:t>
      </w:r>
      <w:r w:rsidRPr="00237598">
        <w:rPr>
          <w:noProof/>
          <w:color w:val="000000" w:themeColor="text1"/>
          <w:lang w:val="en-US"/>
        </w:rPr>
        <w:t xml:space="preserve"> </w:t>
      </w:r>
      <w:r w:rsidRPr="00237598">
        <w:rPr>
          <w:rFonts w:ascii="Nirmala UI" w:hAnsi="Nirmala UI" w:cs="Nirmala UI"/>
          <w:noProof/>
          <w:color w:val="000000" w:themeColor="text1"/>
          <w:lang w:val="en-US"/>
        </w:rPr>
        <w:t>स्तर</w:t>
      </w:r>
      <w:r w:rsidRPr="00237598">
        <w:rPr>
          <w:noProof/>
          <w:color w:val="000000" w:themeColor="text1"/>
          <w:lang w:val="en-US"/>
        </w:rPr>
        <w:t xml:space="preserve"> </w:t>
      </w:r>
      <w:r w:rsidRPr="00237598">
        <w:rPr>
          <w:rFonts w:ascii="Nirmala UI" w:hAnsi="Nirmala UI" w:cs="Nirmala UI"/>
          <w:noProof/>
          <w:color w:val="000000" w:themeColor="text1"/>
          <w:lang w:val="en-US"/>
        </w:rPr>
        <w:t>प्राप्त</w:t>
      </w:r>
      <w:r w:rsidRPr="00237598">
        <w:rPr>
          <w:noProof/>
          <w:color w:val="000000" w:themeColor="text1"/>
          <w:lang w:val="en-US"/>
        </w:rPr>
        <w:t xml:space="preserve"> </w:t>
      </w:r>
      <w:r w:rsidRPr="00237598">
        <w:rPr>
          <w:rFonts w:ascii="Nirmala UI" w:hAnsi="Nirmala UI" w:cs="Nirmala UI"/>
          <w:noProof/>
          <w:color w:val="000000" w:themeColor="text1"/>
          <w:lang w:val="en-US"/>
        </w:rPr>
        <w:t>करना।</w:t>
      </w:r>
    </w:p>
    <w:p w14:paraId="56519233" w14:textId="77777777" w:rsidR="00237598" w:rsidRPr="00237598" w:rsidRDefault="00237598" w:rsidP="00237598">
      <w:pPr>
        <w:rPr>
          <w:noProof/>
          <w:color w:val="000000" w:themeColor="text1"/>
          <w:lang w:val="en-US"/>
        </w:rPr>
      </w:pPr>
    </w:p>
    <w:p w14:paraId="12629C00" w14:textId="77777777" w:rsidR="00237598" w:rsidRPr="00237598" w:rsidRDefault="00237598" w:rsidP="00237598">
      <w:pPr>
        <w:rPr>
          <w:b/>
          <w:bCs/>
          <w:noProof/>
          <w:color w:val="000000" w:themeColor="text1"/>
          <w:sz w:val="52"/>
          <w:szCs w:val="52"/>
          <w:lang w:val="en-US"/>
        </w:rPr>
      </w:pPr>
      <w:r w:rsidRPr="00237598">
        <w:rPr>
          <w:b/>
          <w:bCs/>
          <w:noProof/>
          <w:color w:val="000000" w:themeColor="text1"/>
          <w:sz w:val="52"/>
          <w:szCs w:val="52"/>
          <w:lang w:val="en-US"/>
        </w:rPr>
        <w:t>Mission</w:t>
      </w:r>
    </w:p>
    <w:p w14:paraId="74116408" w14:textId="77777777" w:rsidR="00237598" w:rsidRDefault="00237598" w:rsidP="00237598">
      <w:pPr>
        <w:rPr>
          <w:noProof/>
          <w:color w:val="000000" w:themeColor="text1"/>
          <w:sz w:val="24"/>
          <w:szCs w:val="24"/>
          <w:lang w:val="en-US"/>
        </w:rPr>
      </w:pPr>
      <w:r w:rsidRPr="00237598">
        <w:rPr>
          <w:noProof/>
          <w:color w:val="000000" w:themeColor="text1"/>
          <w:sz w:val="24"/>
          <w:szCs w:val="24"/>
          <w:lang w:val="en-US"/>
        </w:rPr>
        <w:t>To achieve highest standards of safety and quality in air traffic services and airport management by providing state-of-the-art infrastructure for total customer satisfaction, contributing to economic growth and prosperity of the nation.</w:t>
      </w:r>
    </w:p>
    <w:p w14:paraId="5EA88D24" w14:textId="77777777" w:rsidR="00FB2CF6" w:rsidRPr="00237598" w:rsidRDefault="00FB2CF6" w:rsidP="00237598">
      <w:pPr>
        <w:rPr>
          <w:noProof/>
          <w:color w:val="000000" w:themeColor="text1"/>
          <w:sz w:val="24"/>
          <w:szCs w:val="24"/>
          <w:lang w:val="en-US"/>
        </w:rPr>
      </w:pPr>
    </w:p>
    <w:p w14:paraId="4F7E9CA3" w14:textId="469CC837" w:rsidR="009B09C9" w:rsidRDefault="00237598" w:rsidP="00237598">
      <w:pPr>
        <w:rPr>
          <w:rStyle w:val="BookTitle"/>
          <w:sz w:val="44"/>
          <w:szCs w:val="44"/>
          <w:lang w:val="en-US"/>
        </w:rPr>
      </w:pPr>
      <w:r w:rsidRPr="00D5399E">
        <w:rPr>
          <w:noProof/>
          <w:color w:val="000000" w:themeColor="text1"/>
          <w:lang w:val="en-US"/>
        </w:rPr>
        <w:t xml:space="preserve">                                                                                                                                 FINAN</w:t>
      </w:r>
      <w:r w:rsidR="009B09C9">
        <w:rPr>
          <w:noProof/>
          <w:color w:val="000000" w:themeColor="text1"/>
          <w:lang w:val="en-US"/>
        </w:rPr>
        <w:t>CE</w:t>
      </w:r>
      <w:r w:rsidRPr="00D5399E">
        <w:rPr>
          <w:noProof/>
          <w:color w:val="000000" w:themeColor="text1"/>
          <w:lang w:val="en-US"/>
        </w:rPr>
        <w:t xml:space="preserve"> </w:t>
      </w:r>
      <w:r w:rsidR="00FB2CF6" w:rsidRPr="00D5399E">
        <w:rPr>
          <w:noProof/>
          <w:color w:val="000000" w:themeColor="text1"/>
          <w:lang w:val="en-US"/>
        </w:rPr>
        <w:t>DEPARTMENT</w:t>
      </w:r>
      <w:r w:rsidR="00FB2CF6" w:rsidRPr="00D5399E">
        <w:rPr>
          <w:rStyle w:val="BookTitle"/>
          <w:sz w:val="44"/>
          <w:szCs w:val="44"/>
          <w:lang w:val="en-US"/>
        </w:rPr>
        <w:t xml:space="preserve"> </w:t>
      </w:r>
    </w:p>
    <w:p w14:paraId="2F0B4F25" w14:textId="77777777" w:rsidR="009B09C9" w:rsidRDefault="009B09C9" w:rsidP="009B09C9">
      <w:pPr>
        <w:tabs>
          <w:tab w:val="left" w:pos="284"/>
        </w:tabs>
        <w:rPr>
          <w:rStyle w:val="BookTitle"/>
          <w:color w:val="FF0000"/>
          <w:sz w:val="44"/>
          <w:szCs w:val="44"/>
          <w:lang w:val="en-US"/>
        </w:rPr>
      </w:pPr>
    </w:p>
    <w:p w14:paraId="6520BD87" w14:textId="77777777" w:rsidR="009B09C9" w:rsidRDefault="009B09C9" w:rsidP="009B09C9">
      <w:pPr>
        <w:tabs>
          <w:tab w:val="left" w:pos="284"/>
        </w:tabs>
        <w:rPr>
          <w:rStyle w:val="BookTitle"/>
          <w:color w:val="FF0000"/>
          <w:sz w:val="44"/>
          <w:szCs w:val="44"/>
          <w:lang w:val="en-US"/>
        </w:rPr>
      </w:pPr>
    </w:p>
    <w:p w14:paraId="74AA75CC" w14:textId="77777777" w:rsidR="009B09C9" w:rsidRDefault="009B09C9" w:rsidP="009B09C9">
      <w:pPr>
        <w:tabs>
          <w:tab w:val="left" w:pos="284"/>
        </w:tabs>
        <w:rPr>
          <w:rStyle w:val="BookTitle"/>
          <w:color w:val="FF0000"/>
          <w:sz w:val="44"/>
          <w:szCs w:val="44"/>
          <w:lang w:val="en-US"/>
        </w:rPr>
      </w:pPr>
    </w:p>
    <w:p w14:paraId="2C09B5AE" w14:textId="77777777" w:rsidR="009B09C9" w:rsidRDefault="009B09C9" w:rsidP="009B09C9">
      <w:pPr>
        <w:tabs>
          <w:tab w:val="left" w:pos="284"/>
        </w:tabs>
        <w:rPr>
          <w:rStyle w:val="BookTitle"/>
          <w:color w:val="FF0000"/>
          <w:sz w:val="44"/>
          <w:szCs w:val="44"/>
          <w:lang w:val="en-US"/>
        </w:rPr>
      </w:pPr>
    </w:p>
    <w:p w14:paraId="05E0BA15" w14:textId="77777777" w:rsidR="009B09C9" w:rsidRDefault="009B09C9" w:rsidP="009B09C9">
      <w:pPr>
        <w:tabs>
          <w:tab w:val="left" w:pos="284"/>
        </w:tabs>
        <w:rPr>
          <w:rStyle w:val="BookTitle"/>
          <w:color w:val="FF0000"/>
          <w:sz w:val="44"/>
          <w:szCs w:val="44"/>
          <w:lang w:val="en-US"/>
        </w:rPr>
      </w:pPr>
    </w:p>
    <w:p w14:paraId="1890082E" w14:textId="77777777" w:rsidR="009B09C9" w:rsidRDefault="009B09C9" w:rsidP="009B09C9">
      <w:pPr>
        <w:tabs>
          <w:tab w:val="left" w:pos="284"/>
        </w:tabs>
        <w:rPr>
          <w:rStyle w:val="BookTitle"/>
          <w:color w:val="FF0000"/>
          <w:sz w:val="44"/>
          <w:szCs w:val="44"/>
          <w:lang w:val="en-US"/>
        </w:rPr>
      </w:pPr>
    </w:p>
    <w:p w14:paraId="71759AF6" w14:textId="77777777" w:rsidR="009B09C9" w:rsidRDefault="009B09C9" w:rsidP="009B09C9">
      <w:pPr>
        <w:tabs>
          <w:tab w:val="left" w:pos="284"/>
        </w:tabs>
        <w:rPr>
          <w:rStyle w:val="BookTitle"/>
          <w:color w:val="FF0000"/>
          <w:sz w:val="44"/>
          <w:szCs w:val="44"/>
          <w:lang w:val="en-US"/>
        </w:rPr>
      </w:pPr>
    </w:p>
    <w:p w14:paraId="2C9AF950" w14:textId="77777777" w:rsidR="009B09C9" w:rsidRDefault="009B09C9" w:rsidP="009B09C9">
      <w:pPr>
        <w:tabs>
          <w:tab w:val="left" w:pos="284"/>
        </w:tabs>
        <w:rPr>
          <w:rStyle w:val="BookTitle"/>
          <w:color w:val="FF0000"/>
          <w:sz w:val="44"/>
          <w:szCs w:val="44"/>
          <w:lang w:val="en-US"/>
        </w:rPr>
      </w:pPr>
    </w:p>
    <w:p w14:paraId="589E588C" w14:textId="77777777" w:rsidR="009B09C9" w:rsidRDefault="009B09C9" w:rsidP="009B09C9">
      <w:pPr>
        <w:tabs>
          <w:tab w:val="left" w:pos="284"/>
        </w:tabs>
        <w:rPr>
          <w:rStyle w:val="BookTitle"/>
          <w:color w:val="FF0000"/>
          <w:sz w:val="44"/>
          <w:szCs w:val="44"/>
          <w:lang w:val="en-US"/>
        </w:rPr>
      </w:pPr>
    </w:p>
    <w:p w14:paraId="20B30F80" w14:textId="77777777" w:rsidR="009B09C9" w:rsidRDefault="009B09C9" w:rsidP="009B09C9">
      <w:pPr>
        <w:tabs>
          <w:tab w:val="left" w:pos="284"/>
        </w:tabs>
        <w:rPr>
          <w:rStyle w:val="BookTitle"/>
          <w:color w:val="FF0000"/>
          <w:sz w:val="44"/>
          <w:szCs w:val="44"/>
          <w:lang w:val="en-US"/>
        </w:rPr>
      </w:pPr>
    </w:p>
    <w:p w14:paraId="47AB0DFC" w14:textId="4DB7D6AA" w:rsidR="00697B68" w:rsidRPr="00D5399E" w:rsidRDefault="00FB2CF6" w:rsidP="009B09C9">
      <w:pPr>
        <w:tabs>
          <w:tab w:val="left" w:pos="284"/>
        </w:tabs>
        <w:jc w:val="center"/>
        <w:rPr>
          <w:rStyle w:val="BookTitle"/>
          <w:b w:val="0"/>
          <w:bCs w:val="0"/>
          <w:i w:val="0"/>
          <w:iCs w:val="0"/>
          <w:noProof/>
          <w:color w:val="000000" w:themeColor="text1"/>
          <w:spacing w:val="0"/>
          <w:lang w:val="en-US"/>
        </w:rPr>
      </w:pPr>
      <w:r w:rsidRPr="00FB2CF6">
        <w:rPr>
          <w:rStyle w:val="BookTitle"/>
          <w:color w:val="FF0000"/>
          <w:sz w:val="44"/>
          <w:szCs w:val="44"/>
          <w:lang w:val="en-US"/>
        </w:rPr>
        <w:t>Whenever</w:t>
      </w:r>
      <w:r w:rsidR="00237598" w:rsidRPr="00FB2CF6">
        <w:rPr>
          <w:rStyle w:val="BookTitle"/>
          <w:color w:val="FF0000"/>
          <w:sz w:val="40"/>
          <w:szCs w:val="40"/>
          <w:lang w:val="en-US"/>
        </w:rPr>
        <w:t xml:space="preserve"> you fly, you are in safe hands of AAI</w:t>
      </w:r>
    </w:p>
    <w:p w14:paraId="0F3B88C0" w14:textId="256706EF" w:rsidR="00697B68" w:rsidRDefault="00697B68">
      <w:pPr>
        <w:rPr>
          <w:noProof/>
          <w:color w:val="000000" w:themeColor="text1"/>
          <w:sz w:val="72"/>
          <w:szCs w:val="72"/>
          <w:lang w:val="en-US"/>
        </w:rPr>
      </w:pPr>
      <w:r>
        <w:rPr>
          <w:noProof/>
          <w:color w:val="000000" w:themeColor="text1"/>
          <w:sz w:val="72"/>
          <w:szCs w:val="72"/>
          <w:lang w:val="en-US"/>
        </w:rPr>
        <w:br w:type="page"/>
      </w:r>
      <w:r w:rsidR="006B7803">
        <w:rPr>
          <w:noProof/>
          <w:color w:val="000000" w:themeColor="text1"/>
          <w:sz w:val="72"/>
          <w:szCs w:val="72"/>
          <w:lang w:val="en-US"/>
        </w:rPr>
        <w:lastRenderedPageBreak/>
        <w:drawing>
          <wp:anchor distT="0" distB="0" distL="114300" distR="114300" simplePos="0" relativeHeight="251654656" behindDoc="1" locked="0" layoutInCell="1" allowOverlap="1" wp14:anchorId="4A74D79F" wp14:editId="1323541B">
            <wp:simplePos x="0" y="0"/>
            <wp:positionH relativeFrom="column">
              <wp:posOffset>-600501</wp:posOffset>
            </wp:positionH>
            <wp:positionV relativeFrom="margin">
              <wp:posOffset>-586854</wp:posOffset>
            </wp:positionV>
            <wp:extent cx="6911646" cy="8720920"/>
            <wp:effectExtent l="19050" t="19050" r="22860" b="23495"/>
            <wp:wrapNone/>
            <wp:docPr id="1023124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4701" name="Picture 1023124701"/>
                    <pic:cNvPicPr/>
                  </pic:nvPicPr>
                  <pic:blipFill>
                    <a:blip r:embed="rId13">
                      <a:duotone>
                        <a:prstClr val="black"/>
                        <a:schemeClr val="accent5">
                          <a:tint val="45000"/>
                          <a:satMod val="400000"/>
                        </a:schemeClr>
                      </a:duotone>
                      <a:extLst>
                        <a:ext uri="{BEBA8EAE-BF5A-486C-A8C5-ECC9F3942E4B}">
                          <a14:imgProps xmlns:a14="http://schemas.microsoft.com/office/drawing/2010/main">
                            <a14:imgLayer r:embed="rId14">
                              <a14:imgEffect>
                                <a14:colorTemperature colorTemp="3326"/>
                              </a14:imgEffect>
                              <a14:imgEffect>
                                <a14:saturation sat="18000"/>
                              </a14:imgEffect>
                            </a14:imgLayer>
                          </a14:imgProps>
                        </a:ext>
                        <a:ext uri="{28A0092B-C50C-407E-A947-70E740481C1C}">
                          <a14:useLocalDpi xmlns:a14="http://schemas.microsoft.com/office/drawing/2010/main" val="0"/>
                        </a:ext>
                      </a:extLst>
                    </a:blip>
                    <a:stretch>
                      <a:fillRect/>
                    </a:stretch>
                  </pic:blipFill>
                  <pic:spPr>
                    <a:xfrm>
                      <a:off x="0" y="0"/>
                      <a:ext cx="6926011" cy="8739046"/>
                    </a:xfrm>
                    <a:prstGeom prst="rect">
                      <a:avLst/>
                    </a:prstGeom>
                    <a:effectLst>
                      <a:glow rad="12700">
                        <a:schemeClr val="accent1">
                          <a:alpha val="44000"/>
                        </a:schemeClr>
                      </a:glow>
                    </a:effectLst>
                  </pic:spPr>
                </pic:pic>
              </a:graphicData>
            </a:graphic>
            <wp14:sizeRelH relativeFrom="margin">
              <wp14:pctWidth>0</wp14:pctWidth>
            </wp14:sizeRelH>
            <wp14:sizeRelV relativeFrom="margin">
              <wp14:pctHeight>0</wp14:pctHeight>
            </wp14:sizeRelV>
          </wp:anchor>
        </w:drawing>
      </w:r>
      <w:r w:rsidR="00CA05BC">
        <w:rPr>
          <w:noProof/>
          <w:color w:val="000000" w:themeColor="text1"/>
          <w:sz w:val="72"/>
          <w:szCs w:val="72"/>
          <w:lang w:val="en-US"/>
        </w:rPr>
        <w:t xml:space="preserve">         </w:t>
      </w:r>
    </w:p>
    <w:p w14:paraId="674BADA3" w14:textId="0FED25C7" w:rsidR="00841C72" w:rsidRDefault="00841C72" w:rsidP="00841C72">
      <w:pPr>
        <w:rPr>
          <w:noProof/>
          <w:color w:val="000000" w:themeColor="text1"/>
          <w:sz w:val="72"/>
          <w:szCs w:val="72"/>
          <w:lang w:val="en-US"/>
        </w:rPr>
      </w:pPr>
    </w:p>
    <w:p w14:paraId="3F5CD507" w14:textId="350C733F" w:rsidR="00841C72" w:rsidRDefault="00841C72" w:rsidP="00841C72">
      <w:pPr>
        <w:rPr>
          <w:noProof/>
          <w:color w:val="000000" w:themeColor="text1"/>
          <w:sz w:val="72"/>
          <w:szCs w:val="72"/>
          <w:lang w:val="en-US"/>
        </w:rPr>
      </w:pPr>
    </w:p>
    <w:p w14:paraId="321FFB68" w14:textId="56FC3AC2" w:rsidR="00841C72" w:rsidRDefault="00841C72" w:rsidP="00841C72">
      <w:pPr>
        <w:rPr>
          <w:noProof/>
          <w:color w:val="000000" w:themeColor="text1"/>
          <w:sz w:val="72"/>
          <w:szCs w:val="72"/>
          <w:lang w:val="en-US"/>
        </w:rPr>
      </w:pPr>
    </w:p>
    <w:p w14:paraId="053AC1B8" w14:textId="31FDEA93" w:rsidR="00456BB9" w:rsidRPr="006B7803" w:rsidRDefault="00456BB9" w:rsidP="00841C72">
      <w:pPr>
        <w:jc w:val="center"/>
        <w:rPr>
          <w:noProof/>
          <w:color w:val="000000" w:themeColor="text1"/>
          <w:sz w:val="72"/>
          <w:szCs w:val="72"/>
          <w:lang w:val="en-US"/>
          <w14:props3d w14:extrusionH="57150" w14:contourW="12700" w14:prstMaterial="warmMatte">
            <w14:bevelT w14:w="38100" w14:h="38100" w14:prst="angle"/>
            <w14:contourClr>
              <w14:schemeClr w14:val="accent1"/>
            </w14:contourClr>
          </w14:props3d>
        </w:rPr>
      </w:pPr>
      <w:r>
        <w:rPr>
          <w:noProof/>
          <w:color w:val="000000" w:themeColor="text1"/>
          <w:sz w:val="72"/>
          <w:szCs w:val="72"/>
          <w:lang w:val="en-US"/>
        </w:rPr>
        <w:t>PROFILE</w:t>
      </w:r>
    </w:p>
    <w:p w14:paraId="5FEEA59F" w14:textId="3B9CB0E3" w:rsidR="00841C72" w:rsidRDefault="00841C72" w:rsidP="00841C72">
      <w:pPr>
        <w:jc w:val="center"/>
        <w:rPr>
          <w:noProof/>
          <w:color w:val="000000" w:themeColor="text1"/>
          <w:sz w:val="72"/>
          <w:szCs w:val="72"/>
          <w:lang w:val="en-US"/>
        </w:rPr>
      </w:pPr>
      <w:r>
        <w:rPr>
          <w:noProof/>
          <w:color w:val="000000" w:themeColor="text1"/>
          <w:sz w:val="72"/>
          <w:szCs w:val="72"/>
          <w:lang w:val="en-US"/>
        </w:rPr>
        <w:t xml:space="preserve">OF </w:t>
      </w:r>
    </w:p>
    <w:p w14:paraId="57E1F244" w14:textId="35C880B5" w:rsidR="00841C72" w:rsidRDefault="00841C72" w:rsidP="00841C72">
      <w:pPr>
        <w:jc w:val="center"/>
        <w:rPr>
          <w:noProof/>
          <w:color w:val="000000" w:themeColor="text1"/>
          <w:sz w:val="72"/>
          <w:szCs w:val="72"/>
          <w:lang w:val="en-US"/>
        </w:rPr>
      </w:pPr>
      <w:r>
        <w:rPr>
          <w:noProof/>
          <w:color w:val="000000" w:themeColor="text1"/>
          <w:sz w:val="72"/>
          <w:szCs w:val="72"/>
          <w:lang w:val="en-US"/>
        </w:rPr>
        <w:t>AIRPORTS AUTHORITY OF INDIA</w:t>
      </w:r>
    </w:p>
    <w:p w14:paraId="19C6987C" w14:textId="77777777" w:rsidR="00192367" w:rsidRDefault="00192367" w:rsidP="00536301">
      <w:pPr>
        <w:rPr>
          <w:noProof/>
          <w:color w:val="000000" w:themeColor="text1"/>
          <w:sz w:val="72"/>
          <w:szCs w:val="72"/>
          <w:lang w:val="en-US"/>
        </w:rPr>
      </w:pPr>
      <w:r>
        <w:rPr>
          <w:noProof/>
          <w:color w:val="000000" w:themeColor="text1"/>
          <w:sz w:val="72"/>
          <w:szCs w:val="72"/>
          <w:lang w:val="en-US"/>
        </w:rPr>
        <w:t xml:space="preserve">                          </w:t>
      </w:r>
    </w:p>
    <w:p w14:paraId="5D592617" w14:textId="77777777" w:rsidR="00192367" w:rsidRDefault="00192367" w:rsidP="00536301">
      <w:pPr>
        <w:rPr>
          <w:noProof/>
          <w:color w:val="000000" w:themeColor="text1"/>
          <w:sz w:val="72"/>
          <w:szCs w:val="72"/>
          <w:lang w:val="en-US"/>
        </w:rPr>
      </w:pPr>
    </w:p>
    <w:p w14:paraId="55C70E9F" w14:textId="77777777" w:rsidR="00192367" w:rsidRDefault="00192367" w:rsidP="00536301">
      <w:pPr>
        <w:rPr>
          <w:noProof/>
          <w:color w:val="000000" w:themeColor="text1"/>
          <w:sz w:val="72"/>
          <w:szCs w:val="72"/>
          <w:lang w:val="en-US"/>
        </w:rPr>
      </w:pPr>
    </w:p>
    <w:p w14:paraId="2C59DEE0" w14:textId="77777777" w:rsidR="00192367" w:rsidRDefault="00192367" w:rsidP="00536301">
      <w:pPr>
        <w:rPr>
          <w:noProof/>
          <w:color w:val="000000" w:themeColor="text1"/>
          <w:sz w:val="72"/>
          <w:szCs w:val="72"/>
          <w:lang w:val="en-US"/>
        </w:rPr>
      </w:pPr>
    </w:p>
    <w:p w14:paraId="4FE8E060" w14:textId="6E45C861" w:rsidR="00841C72" w:rsidRDefault="00192367" w:rsidP="009B09C9">
      <w:pPr>
        <w:jc w:val="right"/>
        <w:rPr>
          <w:noProof/>
          <w:color w:val="000000" w:themeColor="text1"/>
          <w:sz w:val="40"/>
          <w:szCs w:val="40"/>
          <w:lang w:val="en-US"/>
        </w:rPr>
      </w:pPr>
      <w:r>
        <w:rPr>
          <w:noProof/>
          <w:color w:val="000000" w:themeColor="text1"/>
          <w:sz w:val="72"/>
          <w:szCs w:val="72"/>
          <w:lang w:val="en-US"/>
        </w:rPr>
        <w:t xml:space="preserve">                          </w:t>
      </w:r>
      <w:r w:rsidR="00841C72">
        <w:rPr>
          <w:noProof/>
          <w:color w:val="000000" w:themeColor="text1"/>
          <w:sz w:val="72"/>
          <w:szCs w:val="72"/>
          <w:lang w:val="en-US"/>
        </w:rPr>
        <w:t xml:space="preserve"> </w:t>
      </w:r>
      <w:r w:rsidR="00841C72">
        <w:rPr>
          <w:noProof/>
          <w:color w:val="000000" w:themeColor="text1"/>
          <w:sz w:val="40"/>
          <w:szCs w:val="40"/>
          <w:lang w:val="en-US"/>
        </w:rPr>
        <w:t>BY FINANC</w:t>
      </w:r>
      <w:r w:rsidR="009B09C9">
        <w:rPr>
          <w:noProof/>
          <w:color w:val="000000" w:themeColor="text1"/>
          <w:sz w:val="40"/>
          <w:szCs w:val="40"/>
          <w:lang w:val="en-US"/>
        </w:rPr>
        <w:t>E</w:t>
      </w:r>
      <w:r w:rsidR="00841C72">
        <w:rPr>
          <w:noProof/>
          <w:color w:val="000000" w:themeColor="text1"/>
          <w:sz w:val="40"/>
          <w:szCs w:val="40"/>
          <w:lang w:val="en-US"/>
        </w:rPr>
        <w:t xml:space="preserve"> DEPARTMENT                     </w:t>
      </w:r>
    </w:p>
    <w:p w14:paraId="06C973BF" w14:textId="798AE51C" w:rsidR="00192367" w:rsidRDefault="006F2153" w:rsidP="00841C72">
      <w:pPr>
        <w:rPr>
          <w:b/>
          <w:bCs/>
          <w:noProof/>
          <w:color w:val="000000" w:themeColor="text1"/>
          <w:sz w:val="56"/>
          <w:szCs w:val="56"/>
          <w:u w:val="single"/>
          <w:lang w:val="en-US"/>
        </w:rPr>
      </w:pPr>
      <w:r>
        <w:rPr>
          <w:b/>
          <w:bCs/>
          <w:noProof/>
          <w:color w:val="000000" w:themeColor="text1"/>
          <w:sz w:val="56"/>
          <w:szCs w:val="56"/>
          <w:u w:val="single"/>
          <w:lang w:val="en-US"/>
        </w:rPr>
        <w:lastRenderedPageBreak/>
        <w:drawing>
          <wp:anchor distT="0" distB="0" distL="114300" distR="114300" simplePos="0" relativeHeight="251653632" behindDoc="1" locked="0" layoutInCell="1" allowOverlap="1" wp14:anchorId="607305CC" wp14:editId="7C0055DD">
            <wp:simplePos x="0" y="0"/>
            <wp:positionH relativeFrom="column">
              <wp:posOffset>4767092</wp:posOffset>
            </wp:positionH>
            <wp:positionV relativeFrom="page">
              <wp:posOffset>346954</wp:posOffset>
            </wp:positionV>
            <wp:extent cx="1566333" cy="904875"/>
            <wp:effectExtent l="0" t="0" r="0" b="0"/>
            <wp:wrapNone/>
            <wp:docPr id="1900951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689" name="Picture 1900951689"/>
                    <pic:cNvPicPr/>
                  </pic:nvPicPr>
                  <pic:blipFill>
                    <a:blip r:embed="rId11">
                      <a:extLst>
                        <a:ext uri="{28A0092B-C50C-407E-A947-70E740481C1C}">
                          <a14:useLocalDpi xmlns:a14="http://schemas.microsoft.com/office/drawing/2010/main" val="0"/>
                        </a:ext>
                      </a:extLst>
                    </a:blip>
                    <a:stretch>
                      <a:fillRect/>
                    </a:stretch>
                  </pic:blipFill>
                  <pic:spPr>
                    <a:xfrm>
                      <a:off x="0" y="0"/>
                      <a:ext cx="1566333" cy="904875"/>
                    </a:xfrm>
                    <a:prstGeom prst="rect">
                      <a:avLst/>
                    </a:prstGeom>
                  </pic:spPr>
                </pic:pic>
              </a:graphicData>
            </a:graphic>
            <wp14:sizeRelH relativeFrom="margin">
              <wp14:pctWidth>0</wp14:pctWidth>
            </wp14:sizeRelH>
            <wp14:sizeRelV relativeFrom="margin">
              <wp14:pctHeight>0</wp14:pctHeight>
            </wp14:sizeRelV>
          </wp:anchor>
        </w:drawing>
      </w:r>
    </w:p>
    <w:p w14:paraId="3694278F" w14:textId="1D527652" w:rsidR="005A5D6B" w:rsidRPr="00FB2CF6" w:rsidRDefault="005A5D6B" w:rsidP="00841C72">
      <w:pPr>
        <w:rPr>
          <w:rFonts w:ascii="Aptos Narrow" w:hAnsi="Aptos Narrow"/>
          <w:b/>
          <w:bCs/>
          <w:noProof/>
          <w:color w:val="000000" w:themeColor="text1"/>
          <w:sz w:val="56"/>
          <w:szCs w:val="56"/>
          <w:lang w:val="en-US"/>
        </w:rPr>
      </w:pPr>
      <w:r w:rsidRPr="00FB2CF6">
        <w:rPr>
          <w:rFonts w:ascii="Aptos Narrow" w:hAnsi="Aptos Narrow"/>
          <w:b/>
          <w:bCs/>
          <w:noProof/>
          <w:color w:val="000000" w:themeColor="text1"/>
          <w:sz w:val="56"/>
          <w:szCs w:val="56"/>
          <w:lang w:val="en-US"/>
        </w:rPr>
        <w:t>1.</w:t>
      </w:r>
      <w:r w:rsidR="009B09C9">
        <w:rPr>
          <w:rFonts w:ascii="Aptos Narrow" w:hAnsi="Aptos Narrow"/>
          <w:b/>
          <w:bCs/>
          <w:noProof/>
          <w:color w:val="000000" w:themeColor="text1"/>
          <w:sz w:val="56"/>
          <w:szCs w:val="56"/>
          <w:lang w:val="en-US"/>
        </w:rPr>
        <w:t xml:space="preserve"> </w:t>
      </w:r>
      <w:r w:rsidR="00013E5B" w:rsidRPr="00FB2CF6">
        <w:rPr>
          <w:rFonts w:ascii="Aptos Narrow" w:hAnsi="Aptos Narrow"/>
          <w:b/>
          <w:bCs/>
          <w:noProof/>
          <w:color w:val="000000" w:themeColor="text1"/>
          <w:sz w:val="56"/>
          <w:szCs w:val="56"/>
          <w:lang w:val="en-US"/>
        </w:rPr>
        <w:t>PROFILE OF</w:t>
      </w:r>
    </w:p>
    <w:p w14:paraId="32CAC990" w14:textId="01E2E236" w:rsidR="00013E5B" w:rsidRPr="00FB2CF6" w:rsidRDefault="00013E5B" w:rsidP="00841C72">
      <w:pPr>
        <w:rPr>
          <w:rFonts w:ascii="Aptos Narrow" w:hAnsi="Aptos Narrow"/>
          <w:b/>
          <w:bCs/>
          <w:noProof/>
          <w:color w:val="000000" w:themeColor="text1"/>
          <w:sz w:val="56"/>
          <w:szCs w:val="56"/>
          <w:lang w:val="en-US"/>
        </w:rPr>
      </w:pPr>
      <w:r w:rsidRPr="00FB2CF6">
        <w:rPr>
          <w:rFonts w:ascii="Aptos Narrow" w:hAnsi="Aptos Narrow"/>
          <w:b/>
          <w:bCs/>
          <w:noProof/>
          <w:color w:val="000000" w:themeColor="text1"/>
          <w:sz w:val="56"/>
          <w:szCs w:val="56"/>
          <w:lang w:val="en-US"/>
        </w:rPr>
        <w:t xml:space="preserve"> AIRTPORTS</w:t>
      </w:r>
      <w:r w:rsidR="005A5D6B" w:rsidRPr="00FB2CF6">
        <w:rPr>
          <w:rFonts w:ascii="Aptos Narrow" w:hAnsi="Aptos Narrow"/>
          <w:b/>
          <w:bCs/>
          <w:noProof/>
          <w:color w:val="000000" w:themeColor="text1"/>
          <w:sz w:val="56"/>
          <w:szCs w:val="56"/>
          <w:lang w:val="en-US"/>
        </w:rPr>
        <w:t xml:space="preserve"> </w:t>
      </w:r>
      <w:r w:rsidRPr="00FB2CF6">
        <w:rPr>
          <w:rFonts w:ascii="Aptos Narrow" w:hAnsi="Aptos Narrow"/>
          <w:b/>
          <w:bCs/>
          <w:noProof/>
          <w:color w:val="000000" w:themeColor="text1"/>
          <w:sz w:val="56"/>
          <w:szCs w:val="56"/>
          <w:lang w:val="en-US"/>
        </w:rPr>
        <w:t>AUTHOSRITY</w:t>
      </w:r>
      <w:r w:rsidR="005A5D6B" w:rsidRPr="00FB2CF6">
        <w:rPr>
          <w:rFonts w:ascii="Aptos Narrow" w:hAnsi="Aptos Narrow"/>
          <w:b/>
          <w:bCs/>
          <w:noProof/>
          <w:color w:val="000000" w:themeColor="text1"/>
          <w:sz w:val="56"/>
          <w:szCs w:val="56"/>
          <w:lang w:val="en-US"/>
        </w:rPr>
        <w:t xml:space="preserve"> </w:t>
      </w:r>
      <w:r w:rsidRPr="00FB2CF6">
        <w:rPr>
          <w:rFonts w:ascii="Aptos Narrow" w:hAnsi="Aptos Narrow"/>
          <w:b/>
          <w:bCs/>
          <w:noProof/>
          <w:color w:val="000000" w:themeColor="text1"/>
          <w:sz w:val="56"/>
          <w:szCs w:val="56"/>
          <w:lang w:val="en-US"/>
        </w:rPr>
        <w:t xml:space="preserve">OF INDIA </w:t>
      </w:r>
    </w:p>
    <w:p w14:paraId="10A2A414" w14:textId="4F15F39F" w:rsidR="00013E5B" w:rsidRPr="00697B68" w:rsidRDefault="005A5D6B" w:rsidP="00841C72">
      <w:pPr>
        <w:rPr>
          <w:b/>
          <w:bCs/>
          <w:noProof/>
          <w:color w:val="000000" w:themeColor="text1"/>
          <w:sz w:val="44"/>
          <w:szCs w:val="44"/>
          <w:u w:val="single"/>
          <w:lang w:val="en-US"/>
        </w:rPr>
      </w:pPr>
      <w:r>
        <w:rPr>
          <w:b/>
          <w:bCs/>
          <w:noProof/>
          <w:color w:val="000000" w:themeColor="text1"/>
          <w:sz w:val="44"/>
          <w:szCs w:val="44"/>
          <w:lang w:val="en-US"/>
        </w:rPr>
        <w:t xml:space="preserve">1.1  </w:t>
      </w:r>
      <w:r w:rsidR="00013E5B" w:rsidRPr="005A5D6B">
        <w:rPr>
          <w:b/>
          <w:bCs/>
          <w:noProof/>
          <w:color w:val="000000" w:themeColor="text1"/>
          <w:sz w:val="44"/>
          <w:szCs w:val="44"/>
          <w:lang w:val="en-US"/>
        </w:rPr>
        <w:t>INTRODUCTION</w:t>
      </w:r>
    </w:p>
    <w:p w14:paraId="55731FFB"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Airports Authority of India (AAI) came to existence on 1st April 1995. AAI has been constituted as a Statutory Authority under the Airports Authority of India Act, 1994. It has been created by merging the erstwhile International Airports Authority of India and National Airports Authority with a view to accelerate the integrated development, expansion and modernization of the air traffic services, passenger terminals, operational areas and cargo facilities at the airports in the country.</w:t>
      </w:r>
    </w:p>
    <w:p w14:paraId="2F703412"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The main functions of the Authority are as under:-</w:t>
      </w:r>
    </w:p>
    <w:p w14:paraId="1D00CDB4"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Control and management of the Indian air space (excluding special user air space) extending beyond the territorial limits of the country as accepted by ICAO.</w:t>
      </w:r>
    </w:p>
    <w:p w14:paraId="2B72CED3"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Provision of Communication, Navigational and Surveillance Aids.</w:t>
      </w:r>
    </w:p>
    <w:p w14:paraId="20D33D2E"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Expansion and strengthening of operational areas viz. Runways, Aprons, Taxiways, etc. and provision of ground based landing and movement control aids for aircrafts &amp; vehicular traffic in operational area.</w:t>
      </w:r>
    </w:p>
    <w:p w14:paraId="166CA2B3"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Design, development, operation and maintenance of passenger terminals.</w:t>
      </w:r>
    </w:p>
    <w:p w14:paraId="040E3D7C"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Development and management of cargo terminals at international and domestic airports.</w:t>
      </w:r>
    </w:p>
    <w:p w14:paraId="5216D450" w14:textId="77777777"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Provision of passenger facilities and information systems in the passenger terminals.</w:t>
      </w:r>
    </w:p>
    <w:p w14:paraId="6F8015C9" w14:textId="1FD0B98E" w:rsidR="008372C7" w:rsidRPr="00DE3BAD" w:rsidRDefault="00013E5B" w:rsidP="00F125FB">
      <w:pPr>
        <w:jc w:val="both"/>
        <w:rPr>
          <w:b/>
          <w:bCs/>
          <w:noProof/>
          <w:color w:val="000000" w:themeColor="text1"/>
          <w:sz w:val="28"/>
          <w:szCs w:val="28"/>
          <w:lang w:val="en-US"/>
        </w:rPr>
      </w:pPr>
      <w:r w:rsidRPr="00DE3BAD">
        <w:rPr>
          <w:noProof/>
          <w:color w:val="000000" w:themeColor="text1"/>
          <w:sz w:val="28"/>
          <w:szCs w:val="28"/>
          <w:lang w:val="en-US"/>
        </w:rPr>
        <w:t>AAl owns and maintains 125 airports comprising 68 operational airports, 26 Civil Enclaves, Le. Civil Air Terminals at Defence controlled airports</w:t>
      </w:r>
      <w:r w:rsidR="008372C7" w:rsidRPr="00DE3BAD">
        <w:rPr>
          <w:b/>
          <w:bCs/>
          <w:noProof/>
          <w:color w:val="000000" w:themeColor="text1"/>
          <w:sz w:val="28"/>
          <w:szCs w:val="28"/>
          <w:lang w:val="en-US"/>
        </w:rPr>
        <w:t>.</w:t>
      </w:r>
    </w:p>
    <w:p w14:paraId="43415F2C" w14:textId="77777777" w:rsidR="00DE3BAD" w:rsidRDefault="00013E5B" w:rsidP="00F125FB">
      <w:pPr>
        <w:jc w:val="both"/>
        <w:rPr>
          <w:noProof/>
          <w:color w:val="000000" w:themeColor="text1"/>
          <w:sz w:val="28"/>
          <w:szCs w:val="28"/>
          <w:lang w:val="en-US"/>
        </w:rPr>
      </w:pPr>
      <w:r w:rsidRPr="00DE3BAD">
        <w:rPr>
          <w:noProof/>
          <w:color w:val="000000" w:themeColor="text1"/>
          <w:sz w:val="28"/>
          <w:szCs w:val="28"/>
          <w:lang w:val="en-US"/>
        </w:rPr>
        <w:t xml:space="preserve">where AAI handles civil flight operations and 31 non-operational airports. In addition, AAl provides Air Navigation Services (ANS) at all civil airports in the </w:t>
      </w:r>
      <w:r w:rsidRPr="00DE3BAD">
        <w:rPr>
          <w:noProof/>
          <w:color w:val="000000" w:themeColor="text1"/>
          <w:sz w:val="28"/>
          <w:szCs w:val="28"/>
          <w:lang w:val="en-US"/>
        </w:rPr>
        <w:lastRenderedPageBreak/>
        <w:t>country. AAl manages the designated Indian air space measuring 2.8 million square nautical miles which includes land area measuring 1.05 million square nautical miles and oceanic airspace measuring 1.75 million square nautical miles. Air Navigation Services are also provided by the AAl at 9 other airports that are not managed by AAl namely Bangalore, Hyderabad, Cochin, Lengpui,</w:t>
      </w:r>
    </w:p>
    <w:p w14:paraId="1E9A53E2" w14:textId="12E0559F" w:rsidR="00013E5B" w:rsidRPr="00DE3BAD" w:rsidRDefault="00013E5B" w:rsidP="00F125FB">
      <w:pPr>
        <w:jc w:val="both"/>
        <w:rPr>
          <w:noProof/>
          <w:color w:val="000000" w:themeColor="text1"/>
          <w:sz w:val="28"/>
          <w:szCs w:val="28"/>
          <w:lang w:val="en-US"/>
        </w:rPr>
      </w:pPr>
      <w:r w:rsidRPr="00DE3BAD">
        <w:rPr>
          <w:noProof/>
          <w:color w:val="000000" w:themeColor="text1"/>
          <w:sz w:val="28"/>
          <w:szCs w:val="28"/>
          <w:lang w:val="en-US"/>
        </w:rPr>
        <w:t>Diu, Latur, Mundra, Nanded and Sathya Sai Puttaparthy Airports, which are joint venture airports, State Government owned airports and private airports.</w:t>
      </w:r>
    </w:p>
    <w:p w14:paraId="4420AD45" w14:textId="4B7B2F9B" w:rsidR="00013E5B" w:rsidRDefault="00013E5B" w:rsidP="00F125FB">
      <w:pPr>
        <w:jc w:val="both"/>
        <w:rPr>
          <w:noProof/>
          <w:color w:val="000000" w:themeColor="text1"/>
          <w:sz w:val="28"/>
          <w:szCs w:val="28"/>
          <w:lang w:val="en-US"/>
        </w:rPr>
      </w:pPr>
      <w:r w:rsidRPr="00DE3BAD">
        <w:rPr>
          <w:noProof/>
          <w:color w:val="000000" w:themeColor="text1"/>
          <w:sz w:val="28"/>
          <w:szCs w:val="28"/>
          <w:lang w:val="en-US"/>
        </w:rPr>
        <w:t>The Authority continued with its mandate of creating more airport infrastructure and navigation infrastructure across the length and breadth of the nation. Recently, New Terminal Buildings were commissioned at Chennai, Kolkata, Raipur, Ranchi, Bhubaneswar, and Puducherry airports.</w:t>
      </w:r>
    </w:p>
    <w:p w14:paraId="70594145" w14:textId="3387E68D" w:rsidR="00DE3BAD" w:rsidRPr="005A5D6B" w:rsidRDefault="005A5D6B" w:rsidP="00697B68">
      <w:pPr>
        <w:rPr>
          <w:b/>
          <w:bCs/>
          <w:noProof/>
          <w:color w:val="000000" w:themeColor="text1"/>
          <w:sz w:val="40"/>
          <w:szCs w:val="40"/>
          <w:lang w:val="en-US"/>
        </w:rPr>
      </w:pPr>
      <w:r w:rsidRPr="005A5D6B">
        <w:rPr>
          <w:b/>
          <w:bCs/>
          <w:noProof/>
          <w:color w:val="000000" w:themeColor="text1"/>
          <w:sz w:val="40"/>
          <w:szCs w:val="40"/>
          <w:lang w:val="en-US"/>
        </w:rPr>
        <w:t>1.2</w:t>
      </w:r>
      <w:r>
        <w:rPr>
          <w:b/>
          <w:bCs/>
          <w:noProof/>
          <w:color w:val="000000" w:themeColor="text1"/>
          <w:sz w:val="40"/>
          <w:szCs w:val="40"/>
          <w:lang w:val="en-US"/>
        </w:rPr>
        <w:t xml:space="preserve"> </w:t>
      </w:r>
      <w:r w:rsidR="00DE3BAD" w:rsidRPr="005A5D6B">
        <w:rPr>
          <w:b/>
          <w:bCs/>
          <w:noProof/>
          <w:color w:val="000000" w:themeColor="text1"/>
          <w:sz w:val="40"/>
          <w:szCs w:val="40"/>
          <w:lang w:val="en-US"/>
        </w:rPr>
        <w:t>Development of Airport Infrastructure</w:t>
      </w:r>
    </w:p>
    <w:p w14:paraId="0050F210" w14:textId="77777777" w:rsidR="00DE3BAD" w:rsidRPr="00CA55EE" w:rsidRDefault="00DE3BAD" w:rsidP="00F125FB">
      <w:pPr>
        <w:jc w:val="both"/>
        <w:rPr>
          <w:noProof/>
          <w:color w:val="000000" w:themeColor="text1"/>
          <w:sz w:val="28"/>
          <w:szCs w:val="28"/>
          <w:lang w:val="en-US"/>
        </w:rPr>
      </w:pPr>
      <w:r w:rsidRPr="00CA55EE">
        <w:rPr>
          <w:noProof/>
          <w:color w:val="000000" w:themeColor="text1"/>
          <w:sz w:val="28"/>
          <w:szCs w:val="28"/>
          <w:lang w:val="en-US"/>
        </w:rPr>
        <w:t>The passenger traffic, having witnessed herojector surge that decade placing the The passengeration sector on a high growth trajectory, increased from 37.0 million in 1995 96 to 159.40 million in 2012-13. This surge in traffic led to congestions at major airports affecting air safety and operational efficiency.</w:t>
      </w:r>
    </w:p>
    <w:p w14:paraId="3C630769" w14:textId="77777777" w:rsidR="00DE3BAD" w:rsidRPr="00DE3BAD" w:rsidRDefault="00DE3BAD" w:rsidP="00F125FB">
      <w:pPr>
        <w:jc w:val="both"/>
        <w:rPr>
          <w:noProof/>
          <w:color w:val="000000" w:themeColor="text1"/>
          <w:sz w:val="28"/>
          <w:szCs w:val="28"/>
          <w:lang w:val="en-US"/>
        </w:rPr>
      </w:pPr>
    </w:p>
    <w:p w14:paraId="3E201872" w14:textId="77777777" w:rsidR="00DE3BAD" w:rsidRPr="00DE3BAD" w:rsidRDefault="00DE3BAD" w:rsidP="00F125FB">
      <w:pPr>
        <w:jc w:val="both"/>
        <w:rPr>
          <w:noProof/>
          <w:color w:val="000000" w:themeColor="text1"/>
          <w:sz w:val="28"/>
          <w:szCs w:val="28"/>
          <w:lang w:val="en-US"/>
        </w:rPr>
      </w:pPr>
      <w:r w:rsidRPr="00DE3BAD">
        <w:rPr>
          <w:noProof/>
          <w:color w:val="000000" w:themeColor="text1"/>
          <w:sz w:val="28"/>
          <w:szCs w:val="28"/>
          <w:lang w:val="en-US"/>
        </w:rPr>
        <w:t>To enhance airport infrastructure in India, modernization of existing airport infrastructure in metro &amp; non-metro cities and construction of greenfield airports were contemplated to bridge the gap between the available airport capacity and the projected demand. Resources being limited, strategies were evolved to augment and create airport capacity ahead of demand schedule at busy airports in an optimal manner by leveraging technology and adopting best management skills &amp; practices including private sector participation in upgradation of airport infrastructure at airports in Delhi and Mumbai. Over the years, passenger handling capacity has increased from 72 million (FY-06) to 220 million (FY-13-14), Although growth in passenger traffic in last fiscal was negative, but it has shown signs of recovery in the present fiscal. There is 6.4% increase in passenger traffic from April 2013 to Feb 2014 over the corresponding period in FY 2012-13.</w:t>
      </w:r>
    </w:p>
    <w:p w14:paraId="70569258" w14:textId="77777777" w:rsidR="00DE3BAD" w:rsidRPr="00DE3BAD" w:rsidRDefault="00DE3BAD" w:rsidP="00DE3BAD">
      <w:pPr>
        <w:rPr>
          <w:noProof/>
          <w:color w:val="000000" w:themeColor="text1"/>
          <w:sz w:val="28"/>
          <w:szCs w:val="28"/>
          <w:lang w:val="en-US"/>
        </w:rPr>
      </w:pPr>
    </w:p>
    <w:p w14:paraId="44393E5E" w14:textId="77777777" w:rsidR="00DE3BAD" w:rsidRPr="00DE3BAD" w:rsidRDefault="00DE3BAD" w:rsidP="009F30EB">
      <w:pPr>
        <w:jc w:val="both"/>
        <w:rPr>
          <w:noProof/>
          <w:color w:val="000000" w:themeColor="text1"/>
          <w:sz w:val="28"/>
          <w:szCs w:val="28"/>
          <w:lang w:val="en-US"/>
        </w:rPr>
      </w:pPr>
      <w:r w:rsidRPr="00DE3BAD">
        <w:rPr>
          <w:noProof/>
          <w:color w:val="000000" w:themeColor="text1"/>
          <w:sz w:val="28"/>
          <w:szCs w:val="28"/>
          <w:lang w:val="en-US"/>
        </w:rPr>
        <w:t xml:space="preserve">AAl has completed expansion and upgradation of two metro airports at Kolkata and Chennai Airports at the cost of Rs.2324 crores and Rs.2015 crores, respectively. Annual cargo handling capacity and efficiency of operations at </w:t>
      </w:r>
      <w:r w:rsidRPr="00DE3BAD">
        <w:rPr>
          <w:noProof/>
          <w:color w:val="000000" w:themeColor="text1"/>
          <w:sz w:val="28"/>
          <w:szCs w:val="28"/>
          <w:lang w:val="en-US"/>
        </w:rPr>
        <w:lastRenderedPageBreak/>
        <w:t>Chennai Airport has been augmented to handle 11 lakh MT of cargo with the construction of new modern Import Cargo Complex equipped with Automatic Storage Retrieval System at a cost of Rs.144 crores.</w:t>
      </w:r>
    </w:p>
    <w:p w14:paraId="631A747D" w14:textId="77777777" w:rsidR="00DE3BAD" w:rsidRPr="00DE3BAD" w:rsidRDefault="00DE3BAD" w:rsidP="009F30EB">
      <w:pPr>
        <w:jc w:val="both"/>
        <w:rPr>
          <w:noProof/>
          <w:color w:val="000000" w:themeColor="text1"/>
          <w:sz w:val="28"/>
          <w:szCs w:val="28"/>
          <w:lang w:val="en-US"/>
        </w:rPr>
      </w:pPr>
    </w:p>
    <w:p w14:paraId="08F3BF2C" w14:textId="77777777" w:rsidR="00DE3BAD" w:rsidRPr="00DE3BAD" w:rsidRDefault="00DE3BAD" w:rsidP="009F30EB">
      <w:pPr>
        <w:jc w:val="both"/>
        <w:rPr>
          <w:noProof/>
          <w:color w:val="000000" w:themeColor="text1"/>
          <w:sz w:val="28"/>
          <w:szCs w:val="28"/>
          <w:lang w:val="en-US"/>
        </w:rPr>
      </w:pPr>
      <w:r w:rsidRPr="00DE3BAD">
        <w:rPr>
          <w:noProof/>
          <w:color w:val="000000" w:themeColor="text1"/>
          <w:sz w:val="28"/>
          <w:szCs w:val="28"/>
          <w:lang w:val="en-US"/>
        </w:rPr>
        <w:t>Development of selected 35 non-metro airports has been undertaken by AAl which are identified based on the regional connectivity, development of regional hubs, places of major tourist attraction and potential for development as business hubs. Projects at 32 airports have been completed. In the current financial year (FY 2013-14), new terminals have been commissioned at Chennai, Kolkata, Bhubaneswar and Ranchi airports and development at New Civil Enclaves completed at Bhatinda, Jaisalmer and Bikaner. Thus, AAl has amply demonstrated its commitment and expertise in creating world class infrastructure at our airports. All our major airports with impressive land mark terminals having state-of-the-art facilities are the gateway to economic of the city of their location.</w:t>
      </w:r>
    </w:p>
    <w:p w14:paraId="09F9B3B5" w14:textId="77777777" w:rsidR="00DE3BAD" w:rsidRPr="00DE3BAD" w:rsidRDefault="00DE3BAD" w:rsidP="00DE3BAD">
      <w:pPr>
        <w:rPr>
          <w:noProof/>
          <w:color w:val="000000" w:themeColor="text1"/>
          <w:sz w:val="28"/>
          <w:szCs w:val="28"/>
          <w:lang w:val="en-US"/>
        </w:rPr>
      </w:pPr>
    </w:p>
    <w:p w14:paraId="455F6100" w14:textId="4B6FED7C" w:rsidR="00DE3BAD" w:rsidRPr="00697B68" w:rsidRDefault="00DE3BAD" w:rsidP="009F30EB">
      <w:pPr>
        <w:jc w:val="both"/>
        <w:rPr>
          <w:b/>
          <w:bCs/>
          <w:noProof/>
          <w:color w:val="000000" w:themeColor="text1"/>
          <w:sz w:val="28"/>
          <w:szCs w:val="28"/>
          <w:lang w:val="en-US"/>
        </w:rPr>
      </w:pPr>
      <w:r w:rsidRPr="00697B68">
        <w:rPr>
          <w:b/>
          <w:bCs/>
          <w:noProof/>
          <w:color w:val="000000" w:themeColor="text1"/>
          <w:sz w:val="28"/>
          <w:szCs w:val="28"/>
          <w:lang w:val="en-US"/>
        </w:rPr>
        <w:t>In line with the green building concept, utilization of renewable sources of energy and for sustainability, Solar Photo Voltaic Power Plants have been commissioned at Rajiv Gandhi Bhawan, New Delhi, airports at Raipur, Jaisalmer and Guwahati and work is awarded for Bhopal and Indore Airports.</w:t>
      </w:r>
    </w:p>
    <w:p w14:paraId="59622DEB" w14:textId="77777777" w:rsidR="00697B68" w:rsidRDefault="00697B68" w:rsidP="00DE3BAD">
      <w:pPr>
        <w:rPr>
          <w:noProof/>
          <w:color w:val="000000" w:themeColor="text1"/>
          <w:sz w:val="28"/>
          <w:szCs w:val="28"/>
          <w:lang w:val="en-US"/>
        </w:rPr>
      </w:pPr>
    </w:p>
    <w:p w14:paraId="1A47F23E" w14:textId="08996041" w:rsidR="00CA55EE" w:rsidRPr="00697B68" w:rsidRDefault="005A5D6B" w:rsidP="00CA55EE">
      <w:pPr>
        <w:rPr>
          <w:b/>
          <w:bCs/>
          <w:noProof/>
          <w:color w:val="000000" w:themeColor="text1"/>
          <w:sz w:val="56"/>
          <w:szCs w:val="56"/>
          <w:lang w:val="en-US"/>
        </w:rPr>
      </w:pPr>
      <w:r>
        <w:rPr>
          <w:b/>
          <w:bCs/>
          <w:noProof/>
          <w:color w:val="000000" w:themeColor="text1"/>
          <w:sz w:val="56"/>
          <w:szCs w:val="56"/>
          <w:lang w:val="en-US"/>
        </w:rPr>
        <w:t xml:space="preserve">1.3 </w:t>
      </w:r>
      <w:r w:rsidR="00CA55EE" w:rsidRPr="00697B68">
        <w:rPr>
          <w:b/>
          <w:bCs/>
          <w:noProof/>
          <w:color w:val="000000" w:themeColor="text1"/>
          <w:sz w:val="56"/>
          <w:szCs w:val="56"/>
          <w:lang w:val="en-US"/>
        </w:rPr>
        <w:t>Details of Projects</w:t>
      </w:r>
    </w:p>
    <w:p w14:paraId="0651FDBE" w14:textId="77777777" w:rsidR="00CA55EE" w:rsidRPr="00697B68" w:rsidRDefault="00CA55EE" w:rsidP="00CA55EE">
      <w:pPr>
        <w:rPr>
          <w:b/>
          <w:bCs/>
          <w:noProof/>
          <w:color w:val="000000" w:themeColor="text1"/>
          <w:sz w:val="28"/>
          <w:szCs w:val="28"/>
          <w:u w:val="single"/>
          <w:lang w:val="en-US"/>
        </w:rPr>
      </w:pPr>
      <w:r w:rsidRPr="00697B68">
        <w:rPr>
          <w:b/>
          <w:bCs/>
          <w:noProof/>
          <w:color w:val="000000" w:themeColor="text1"/>
          <w:sz w:val="28"/>
          <w:szCs w:val="28"/>
          <w:u w:val="single"/>
          <w:lang w:val="en-US"/>
        </w:rPr>
        <w:t>Projects Completed (Terminal Building &amp; allied works)</w:t>
      </w:r>
    </w:p>
    <w:p w14:paraId="55896F66" w14:textId="79D50C91" w:rsidR="00CA55EE" w:rsidRPr="00CA55EE" w:rsidRDefault="00CA55EE" w:rsidP="00CA55EE">
      <w:pPr>
        <w:rPr>
          <w:noProof/>
          <w:color w:val="000000" w:themeColor="text1"/>
          <w:sz w:val="28"/>
          <w:szCs w:val="28"/>
          <w:lang w:val="en-US"/>
        </w:rPr>
      </w:pPr>
      <w:r w:rsidRPr="00697B68">
        <w:rPr>
          <w:b/>
          <w:bCs/>
          <w:noProof/>
          <w:color w:val="000000" w:themeColor="text1"/>
          <w:sz w:val="28"/>
          <w:szCs w:val="28"/>
          <w:lang w:val="en-US"/>
        </w:rPr>
        <w:t>Metro cities</w:t>
      </w:r>
      <w:r w:rsidRPr="00CA55EE">
        <w:rPr>
          <w:noProof/>
          <w:color w:val="000000" w:themeColor="text1"/>
          <w:sz w:val="28"/>
          <w:szCs w:val="28"/>
          <w:lang w:val="en-US"/>
        </w:rPr>
        <w:t>: Chennai &amp; Kolkata (</w:t>
      </w:r>
      <w:r w:rsidR="009F30EB" w:rsidRPr="00CA55EE">
        <w:rPr>
          <w:noProof/>
          <w:color w:val="000000" w:themeColor="text1"/>
          <w:sz w:val="28"/>
          <w:szCs w:val="28"/>
          <w:lang w:val="en-US"/>
        </w:rPr>
        <w:t>Mega Projects</w:t>
      </w:r>
      <w:r w:rsidRPr="00CA55EE">
        <w:rPr>
          <w:noProof/>
          <w:color w:val="000000" w:themeColor="text1"/>
          <w:sz w:val="28"/>
          <w:szCs w:val="28"/>
          <w:lang w:val="en-US"/>
        </w:rPr>
        <w:t>)</w:t>
      </w:r>
    </w:p>
    <w:p w14:paraId="112F30CD" w14:textId="77777777" w:rsidR="00CA55EE" w:rsidRPr="00CA55EE" w:rsidRDefault="00CA55EE" w:rsidP="009F30EB">
      <w:pPr>
        <w:jc w:val="both"/>
        <w:rPr>
          <w:noProof/>
          <w:color w:val="000000" w:themeColor="text1"/>
          <w:sz w:val="28"/>
          <w:szCs w:val="28"/>
          <w:lang w:val="en-US"/>
        </w:rPr>
      </w:pPr>
      <w:r w:rsidRPr="00697B68">
        <w:rPr>
          <w:b/>
          <w:bCs/>
          <w:noProof/>
          <w:color w:val="000000" w:themeColor="text1"/>
          <w:sz w:val="28"/>
          <w:szCs w:val="28"/>
          <w:lang w:val="en-US"/>
        </w:rPr>
        <w:t>Non-metro cities:</w:t>
      </w:r>
      <w:r w:rsidRPr="00CA55EE">
        <w:rPr>
          <w:noProof/>
          <w:color w:val="000000" w:themeColor="text1"/>
          <w:sz w:val="28"/>
          <w:szCs w:val="28"/>
          <w:lang w:val="en-US"/>
        </w:rPr>
        <w:t xml:space="preserve"> Amritsar, Dehradun, Jaipur, Kullu, Srinagar, Udaipur, Varanasi, Gaya, Agra, Cooch Behar, Agartala, Barapani (Shillong), Dibrugarh, Lilabari, Ahmedabad, Aurangabad, Bhopal, Nagpur, Pune, Surat, Calicut, Guwahati, Madurai, Mangalore, Mysore (new aerodrome), Trichy, Trivandrum, Vizag, Chandigarh, Indore, Lucknow, Gondia (new aerodrome), Coimbatore, Jalgaon(new aerodrome), Raipur, Rajahmundry, Puducherry, Ranchi, Bhubaneswar and Goa (New Integrated Terminal Building).</w:t>
      </w:r>
    </w:p>
    <w:p w14:paraId="5A6FD19B" w14:textId="77777777" w:rsidR="00CA55EE" w:rsidRPr="00CA55EE" w:rsidRDefault="00CA55EE" w:rsidP="00CA55EE">
      <w:pPr>
        <w:rPr>
          <w:noProof/>
          <w:color w:val="000000" w:themeColor="text1"/>
          <w:sz w:val="28"/>
          <w:szCs w:val="28"/>
          <w:lang w:val="en-US"/>
        </w:rPr>
      </w:pPr>
    </w:p>
    <w:p w14:paraId="0EC91CCD" w14:textId="77777777" w:rsidR="00CA55EE" w:rsidRPr="00CA55EE" w:rsidRDefault="00CA55EE" w:rsidP="00CA55EE">
      <w:pPr>
        <w:rPr>
          <w:noProof/>
          <w:color w:val="000000" w:themeColor="text1"/>
          <w:sz w:val="28"/>
          <w:szCs w:val="28"/>
          <w:lang w:val="en-US"/>
        </w:rPr>
      </w:pPr>
      <w:r w:rsidRPr="00697B68">
        <w:rPr>
          <w:b/>
          <w:bCs/>
          <w:noProof/>
          <w:color w:val="000000" w:themeColor="text1"/>
          <w:sz w:val="28"/>
          <w:szCs w:val="28"/>
          <w:u w:val="single"/>
          <w:lang w:val="en-US"/>
        </w:rPr>
        <w:lastRenderedPageBreak/>
        <w:t>New Civil Enclaves</w:t>
      </w:r>
      <w:r w:rsidRPr="00CA55EE">
        <w:rPr>
          <w:noProof/>
          <w:color w:val="000000" w:themeColor="text1"/>
          <w:sz w:val="28"/>
          <w:szCs w:val="28"/>
          <w:lang w:val="en-US"/>
        </w:rPr>
        <w:t xml:space="preserve"> - Bhatinda, Jaisalmer and Bikaner</w:t>
      </w:r>
    </w:p>
    <w:p w14:paraId="6458235D" w14:textId="77777777" w:rsidR="00CA55EE" w:rsidRPr="00697B68" w:rsidRDefault="00CA55EE" w:rsidP="00CA55EE">
      <w:pPr>
        <w:rPr>
          <w:b/>
          <w:bCs/>
          <w:noProof/>
          <w:color w:val="000000" w:themeColor="text1"/>
          <w:sz w:val="28"/>
          <w:szCs w:val="28"/>
          <w:u w:val="single"/>
          <w:lang w:val="en-US"/>
        </w:rPr>
      </w:pPr>
      <w:r w:rsidRPr="00697B68">
        <w:rPr>
          <w:b/>
          <w:bCs/>
          <w:noProof/>
          <w:color w:val="000000" w:themeColor="text1"/>
          <w:sz w:val="28"/>
          <w:szCs w:val="28"/>
          <w:u w:val="single"/>
          <w:lang w:val="en-US"/>
        </w:rPr>
        <w:t>Projects Nearing Completion (Terminal Building &amp; allied works)</w:t>
      </w:r>
    </w:p>
    <w:p w14:paraId="677AF7E1" w14:textId="77777777" w:rsidR="00CA55EE" w:rsidRPr="00CA55EE" w:rsidRDefault="00CA55EE" w:rsidP="00CA55EE">
      <w:pPr>
        <w:rPr>
          <w:noProof/>
          <w:color w:val="000000" w:themeColor="text1"/>
          <w:sz w:val="28"/>
          <w:szCs w:val="28"/>
          <w:lang w:val="en-US"/>
        </w:rPr>
      </w:pPr>
      <w:r w:rsidRPr="00CA55EE">
        <w:rPr>
          <w:noProof/>
          <w:color w:val="000000" w:themeColor="text1"/>
          <w:sz w:val="28"/>
          <w:szCs w:val="28"/>
          <w:lang w:val="en-US"/>
        </w:rPr>
        <w:t>Khajuraho and Kadappa.</w:t>
      </w:r>
    </w:p>
    <w:p w14:paraId="3809FDF4" w14:textId="77777777" w:rsidR="00CA55EE" w:rsidRPr="00697B68" w:rsidRDefault="00CA55EE" w:rsidP="00CA55EE">
      <w:pPr>
        <w:rPr>
          <w:b/>
          <w:bCs/>
          <w:noProof/>
          <w:color w:val="000000" w:themeColor="text1"/>
          <w:sz w:val="36"/>
          <w:szCs w:val="36"/>
          <w:u w:val="single"/>
          <w:lang w:val="en-US"/>
        </w:rPr>
      </w:pPr>
      <w:r w:rsidRPr="00697B68">
        <w:rPr>
          <w:b/>
          <w:bCs/>
          <w:noProof/>
          <w:color w:val="000000" w:themeColor="text1"/>
          <w:sz w:val="36"/>
          <w:szCs w:val="36"/>
          <w:u w:val="single"/>
          <w:lang w:val="en-US"/>
        </w:rPr>
        <w:t>Projects in progress</w:t>
      </w:r>
    </w:p>
    <w:p w14:paraId="718F8876"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Tirupati, Chandigarh (Mohali side), Pakyong (Sikkim- new Greenfield Airport), Tezu (Arunachal Pradesh), Vadodara, Hubli, Belgaum and Kishangarh.</w:t>
      </w:r>
    </w:p>
    <w:p w14:paraId="195D80EA" w14:textId="77777777" w:rsidR="00CA55EE" w:rsidRPr="00697B68" w:rsidRDefault="00CA55EE" w:rsidP="00CA55EE">
      <w:pPr>
        <w:rPr>
          <w:b/>
          <w:bCs/>
          <w:noProof/>
          <w:color w:val="000000" w:themeColor="text1"/>
          <w:sz w:val="28"/>
          <w:szCs w:val="28"/>
          <w:u w:val="single"/>
          <w:lang w:val="en-US"/>
        </w:rPr>
      </w:pPr>
      <w:r w:rsidRPr="00697B68">
        <w:rPr>
          <w:b/>
          <w:bCs/>
          <w:noProof/>
          <w:color w:val="000000" w:themeColor="text1"/>
          <w:sz w:val="28"/>
          <w:szCs w:val="28"/>
          <w:u w:val="single"/>
          <w:lang w:val="en-US"/>
        </w:rPr>
        <w:t>Projects on the Anvil (New Terminals &amp; Aerodromes)</w:t>
      </w:r>
    </w:p>
    <w:p w14:paraId="050DB421"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Port Blair, Jammu, Guwahati, Itanagar (new greenfield airport), Deoghar (Jharkhand), Kishangarh (Rajasthan), Leh (J&amp;K), Jharsuguda (Odisha), Vijaywada (AP), Raigarh (Chattisgarh), Pantnagar (Uttranchal), Solapur (Maharashtra) Meerut, Muradabad, Faizabad, Agra (New CE), Allahabad (new CE), and Kanpur (New CE) in UP.</w:t>
      </w:r>
    </w:p>
    <w:p w14:paraId="79C3F6A7" w14:textId="77777777" w:rsidR="00CA55EE" w:rsidRPr="00CA55EE" w:rsidRDefault="00CA55EE" w:rsidP="00CA55EE">
      <w:pPr>
        <w:rPr>
          <w:noProof/>
          <w:color w:val="000000" w:themeColor="text1"/>
          <w:sz w:val="28"/>
          <w:szCs w:val="28"/>
          <w:lang w:val="en-US"/>
        </w:rPr>
      </w:pPr>
    </w:p>
    <w:p w14:paraId="6DDA6C5C" w14:textId="6BF9B51D" w:rsidR="00CA55EE" w:rsidRPr="005A5D6B" w:rsidRDefault="005A5D6B" w:rsidP="00CA55EE">
      <w:pPr>
        <w:rPr>
          <w:b/>
          <w:bCs/>
          <w:noProof/>
          <w:color w:val="000000" w:themeColor="text1"/>
          <w:sz w:val="44"/>
          <w:szCs w:val="44"/>
          <w:lang w:val="en-US"/>
        </w:rPr>
      </w:pPr>
      <w:r w:rsidRPr="005A5D6B">
        <w:rPr>
          <w:b/>
          <w:bCs/>
          <w:noProof/>
          <w:color w:val="000000" w:themeColor="text1"/>
          <w:sz w:val="44"/>
          <w:szCs w:val="44"/>
          <w:lang w:val="en-US"/>
        </w:rPr>
        <w:t xml:space="preserve">1.4 </w:t>
      </w:r>
      <w:r w:rsidR="00CA55EE" w:rsidRPr="005A5D6B">
        <w:rPr>
          <w:b/>
          <w:bCs/>
          <w:noProof/>
          <w:color w:val="000000" w:themeColor="text1"/>
          <w:sz w:val="44"/>
          <w:szCs w:val="44"/>
          <w:lang w:val="en-US"/>
        </w:rPr>
        <w:t>CNS/ATM Infrastructure</w:t>
      </w:r>
    </w:p>
    <w:p w14:paraId="03AB9FFB"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There has been continuous improvement in the Air Navigation Services in India and its commitment and consistency time and again in upgrading and installing the state of the art navigational facilities across the nation which has been recognized globally.</w:t>
      </w:r>
    </w:p>
    <w:p w14:paraId="6DC9B69C" w14:textId="28A4B5B5" w:rsidR="00CA55EE" w:rsidRDefault="00CA55EE" w:rsidP="009F30EB">
      <w:pPr>
        <w:jc w:val="both"/>
        <w:rPr>
          <w:noProof/>
          <w:color w:val="000000" w:themeColor="text1"/>
          <w:sz w:val="28"/>
          <w:szCs w:val="28"/>
          <w:lang w:val="en-US"/>
        </w:rPr>
      </w:pPr>
      <w:r w:rsidRPr="00CA55EE">
        <w:rPr>
          <w:noProof/>
          <w:color w:val="000000" w:themeColor="text1"/>
          <w:sz w:val="28"/>
          <w:szCs w:val="28"/>
          <w:lang w:val="en-US"/>
        </w:rPr>
        <w:t>Implementation of new RADARS/ADS-Bs, operationalizing ATM Automation Systems/Data Link Communication across the country, Implementation of PBN Based procedures, Reduced Horizontal separation, on-line Flight Planning, NOCAS implementation are some of our notable achievements that have contributed immensely to enhance safety and efficiency of aircraft operations. The Kolkata automation System which is to be operationalised shortly, will be an enabler for Upper Airspace Harmonisation in Kolkata with immense potential for enhanced operational efficiency, fuel savings to the Airlines and reduction in Carbon emission. Our collaborative initiative- INSPIRE to reduce emission in the oceanic region and the Enroute Monitoring Agency for monitoring the safety in the oceanic region have gained international recognition. One of the dream- come true projects of Air Navigation Services is Research and Development Project that has taken off at Hyderabad and is</w:t>
      </w:r>
      <w:r w:rsidR="005A5D6B">
        <w:rPr>
          <w:noProof/>
          <w:color w:val="000000" w:themeColor="text1"/>
          <w:sz w:val="28"/>
          <w:szCs w:val="28"/>
          <w:lang w:val="en-US"/>
        </w:rPr>
        <w:t xml:space="preserve"> </w:t>
      </w:r>
      <w:r w:rsidRPr="00CA55EE">
        <w:rPr>
          <w:noProof/>
          <w:color w:val="000000" w:themeColor="text1"/>
          <w:sz w:val="28"/>
          <w:szCs w:val="28"/>
          <w:lang w:val="en-US"/>
        </w:rPr>
        <w:t>making significant progress by taking up "Human in the Loop" Simulation Project.</w:t>
      </w:r>
    </w:p>
    <w:p w14:paraId="64D425AB"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lastRenderedPageBreak/>
        <w:t>Another milestone that AAl has achieved last year is operationalising GAGAN for enroute Another milestonen dian FIR for the suitably eduled Navigation making India one of the elite operations in the rid to transition to Satellite Based Navigation. Our important task on hand is to expedite the process of certification for Approach procedure with vertical guidance and designing flight procedures and passing on the benefits of vertical navigation through designing suitable equipped aircraft and reaping the benefits of enhanced safety and efficiency.</w:t>
      </w:r>
    </w:p>
    <w:p w14:paraId="17C67A35"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The crowning moment for Air Navigation Services dawned on 4th March 2014 when India won the prestigious ATC Janes Award 2014 in Madrid, Spain for the collaborative work on won themental protection through the group on addrabian Sea Indian Ocean ATS Coordination Group (ASIOACG). The Janes Award 2014 adds to our rich bag of International Awards in the form of Janes ATC Award 2012 for Upper Air Space Harmonization in Chennai FIR and the twin ATC Global Awards 2013 for overall ANS achievements and INSPIRE. The hat-trick of awards undoubtedly vindicates the emergence of Indian Air Navigation Services as a force to reckon with in the international aviation arena.</w:t>
      </w:r>
    </w:p>
    <w:p w14:paraId="3D71D861"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Our immediate focus areas for ANS would be to implement ATFM, Certification for GAGAN for APV, Implementation of integrated Air Traffic Simulator for bench-marking Controllers in the country and harmonisaing Upper Airspace in the Kolkata Region.</w:t>
      </w:r>
    </w:p>
    <w:p w14:paraId="5CED0825" w14:textId="6CB429AB" w:rsidR="0094539B" w:rsidRPr="005A5D6B" w:rsidRDefault="005A5D6B" w:rsidP="00CA55EE">
      <w:pPr>
        <w:rPr>
          <w:b/>
          <w:bCs/>
          <w:noProof/>
          <w:color w:val="000000" w:themeColor="text1"/>
          <w:sz w:val="52"/>
          <w:szCs w:val="52"/>
          <w:lang w:val="en-US"/>
        </w:rPr>
      </w:pPr>
      <w:r w:rsidRPr="005A5D6B">
        <w:rPr>
          <w:b/>
          <w:bCs/>
          <w:noProof/>
          <w:color w:val="000000" w:themeColor="text1"/>
          <w:sz w:val="52"/>
          <w:szCs w:val="52"/>
          <w:lang w:val="en-US"/>
        </w:rPr>
        <w:t xml:space="preserve">1.5 </w:t>
      </w:r>
      <w:r w:rsidR="00CA55EE" w:rsidRPr="005A5D6B">
        <w:rPr>
          <w:b/>
          <w:bCs/>
          <w:noProof/>
          <w:color w:val="000000" w:themeColor="text1"/>
          <w:sz w:val="52"/>
          <w:szCs w:val="52"/>
          <w:lang w:val="en-US"/>
        </w:rPr>
        <w:t>Accolades</w:t>
      </w:r>
    </w:p>
    <w:p w14:paraId="6C54C50E" w14:textId="4DB9688F" w:rsidR="00CA55EE" w:rsidRPr="0094539B" w:rsidRDefault="00CA55EE" w:rsidP="0094539B">
      <w:pPr>
        <w:pStyle w:val="ListParagraph"/>
        <w:numPr>
          <w:ilvl w:val="0"/>
          <w:numId w:val="2"/>
        </w:numPr>
        <w:rPr>
          <w:noProof/>
          <w:color w:val="000000" w:themeColor="text1"/>
          <w:sz w:val="28"/>
          <w:szCs w:val="28"/>
          <w:lang w:val="en-US"/>
        </w:rPr>
      </w:pPr>
      <w:r w:rsidRPr="0094539B">
        <w:rPr>
          <w:noProof/>
          <w:color w:val="000000" w:themeColor="text1"/>
          <w:sz w:val="28"/>
          <w:szCs w:val="28"/>
          <w:lang w:val="en-US"/>
        </w:rPr>
        <w:t>Airports Authority of India received various accolades key being -</w:t>
      </w:r>
    </w:p>
    <w:p w14:paraId="063A65DE" w14:textId="77777777" w:rsidR="0094539B" w:rsidRPr="0094539B" w:rsidRDefault="00CA55EE" w:rsidP="0094539B">
      <w:pPr>
        <w:pStyle w:val="ListParagraph"/>
        <w:numPr>
          <w:ilvl w:val="0"/>
          <w:numId w:val="2"/>
        </w:numPr>
        <w:rPr>
          <w:noProof/>
          <w:color w:val="000000" w:themeColor="text1"/>
          <w:sz w:val="28"/>
          <w:szCs w:val="28"/>
          <w:lang w:val="en-US"/>
        </w:rPr>
      </w:pPr>
      <w:r w:rsidRPr="0094539B">
        <w:rPr>
          <w:noProof/>
          <w:color w:val="000000" w:themeColor="text1"/>
          <w:sz w:val="28"/>
          <w:szCs w:val="28"/>
          <w:lang w:val="en-US"/>
        </w:rPr>
        <w:t>Janes International ATC Award 2014</w:t>
      </w:r>
    </w:p>
    <w:p w14:paraId="312C30CC" w14:textId="1A45E3A1" w:rsidR="00CA55EE" w:rsidRPr="0094539B" w:rsidRDefault="00CA55EE" w:rsidP="0094539B">
      <w:pPr>
        <w:pStyle w:val="ListParagraph"/>
        <w:numPr>
          <w:ilvl w:val="0"/>
          <w:numId w:val="2"/>
        </w:numPr>
        <w:rPr>
          <w:noProof/>
          <w:color w:val="000000" w:themeColor="text1"/>
          <w:sz w:val="28"/>
          <w:szCs w:val="28"/>
          <w:lang w:val="en-US"/>
        </w:rPr>
      </w:pPr>
      <w:r w:rsidRPr="0094539B">
        <w:rPr>
          <w:noProof/>
          <w:color w:val="000000" w:themeColor="text1"/>
          <w:sz w:val="28"/>
          <w:szCs w:val="28"/>
          <w:lang w:val="en-US"/>
        </w:rPr>
        <w:t>Two ATC Global Awards 2013 for Excellence in ANSP Management as well as for Strategic Advancement in Air Transport,</w:t>
      </w:r>
    </w:p>
    <w:p w14:paraId="75E9CE3C" w14:textId="77777777" w:rsidR="00CA55EE" w:rsidRPr="00CA55EE" w:rsidRDefault="00CA55EE" w:rsidP="009F30EB">
      <w:pPr>
        <w:jc w:val="both"/>
        <w:rPr>
          <w:noProof/>
          <w:color w:val="000000" w:themeColor="text1"/>
          <w:sz w:val="28"/>
          <w:szCs w:val="28"/>
          <w:lang w:val="en-US"/>
        </w:rPr>
      </w:pPr>
      <w:r w:rsidRPr="0094539B">
        <w:rPr>
          <w:b/>
          <w:bCs/>
          <w:noProof/>
          <w:color w:val="000000" w:themeColor="text1"/>
          <w:sz w:val="28"/>
          <w:szCs w:val="28"/>
          <w:lang w:val="en-US"/>
        </w:rPr>
        <w:t xml:space="preserve">Janes International ATC Award 2012 </w:t>
      </w:r>
      <w:r w:rsidRPr="00CA55EE">
        <w:rPr>
          <w:noProof/>
          <w:color w:val="000000" w:themeColor="text1"/>
          <w:sz w:val="28"/>
          <w:szCs w:val="28"/>
          <w:lang w:val="en-US"/>
        </w:rPr>
        <w:t>for excellence in CNS / ATM service.</w:t>
      </w:r>
    </w:p>
    <w:p w14:paraId="7E4742BF" w14:textId="77777777" w:rsidR="005A5D6B" w:rsidRDefault="00CA55EE" w:rsidP="009F30EB">
      <w:pPr>
        <w:jc w:val="both"/>
        <w:rPr>
          <w:noProof/>
          <w:color w:val="000000" w:themeColor="text1"/>
          <w:sz w:val="28"/>
          <w:szCs w:val="28"/>
          <w:lang w:val="en-US"/>
        </w:rPr>
      </w:pPr>
      <w:r w:rsidRPr="00CA55EE">
        <w:rPr>
          <w:noProof/>
          <w:color w:val="000000" w:themeColor="text1"/>
          <w:sz w:val="28"/>
          <w:szCs w:val="28"/>
          <w:lang w:val="en-US"/>
        </w:rPr>
        <w:t>India Pride Award 2013-14 for Excellence in Infrastructure &amp; Development in the category of "Public Sector Undertaking - Central".</w:t>
      </w:r>
      <w:r w:rsidR="005A5D6B">
        <w:rPr>
          <w:noProof/>
          <w:color w:val="000000" w:themeColor="text1"/>
          <w:sz w:val="28"/>
          <w:szCs w:val="28"/>
          <w:lang w:val="en-US"/>
        </w:rPr>
        <w:t xml:space="preserve"> </w:t>
      </w:r>
    </w:p>
    <w:p w14:paraId="2185E508" w14:textId="2FD0F4AC" w:rsidR="00CA55EE" w:rsidRPr="00CA55EE" w:rsidRDefault="00CA55EE" w:rsidP="009F30EB">
      <w:pPr>
        <w:jc w:val="both"/>
        <w:rPr>
          <w:noProof/>
          <w:color w:val="000000" w:themeColor="text1"/>
          <w:sz w:val="28"/>
          <w:szCs w:val="28"/>
          <w:lang w:val="en-US"/>
        </w:rPr>
      </w:pPr>
      <w:r w:rsidRPr="0094539B">
        <w:rPr>
          <w:b/>
          <w:bCs/>
          <w:noProof/>
          <w:color w:val="000000" w:themeColor="text1"/>
          <w:sz w:val="28"/>
          <w:szCs w:val="28"/>
          <w:lang w:val="en-US"/>
        </w:rPr>
        <w:t>New Integrated Terminal Building (NITB) at NSCBI Airport, Kolkata has won number of engineering excellence awards,</w:t>
      </w:r>
      <w:r w:rsidRPr="00CA55EE">
        <w:rPr>
          <w:noProof/>
          <w:color w:val="000000" w:themeColor="text1"/>
          <w:sz w:val="28"/>
          <w:szCs w:val="28"/>
          <w:lang w:val="en-US"/>
        </w:rPr>
        <w:t xml:space="preserve"> as below:</w:t>
      </w:r>
    </w:p>
    <w:p w14:paraId="0A4C506F" w14:textId="77777777" w:rsidR="00CA55EE" w:rsidRPr="00CA55EE" w:rsidRDefault="00CA55EE" w:rsidP="009F30EB">
      <w:pPr>
        <w:jc w:val="both"/>
        <w:rPr>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"2nd Best Engineering Marvel for the year 2013' by 'Engineering Watch' Magazine.</w:t>
      </w:r>
    </w:p>
    <w:p w14:paraId="6FB67540" w14:textId="77777777" w:rsidR="00CA55EE" w:rsidRPr="00CA55EE" w:rsidRDefault="00CA55EE" w:rsidP="00CA55EE">
      <w:pPr>
        <w:rPr>
          <w:noProof/>
          <w:color w:val="000000" w:themeColor="text1"/>
          <w:sz w:val="28"/>
          <w:szCs w:val="28"/>
          <w:lang w:val="en-US"/>
        </w:rPr>
      </w:pPr>
      <w:r w:rsidRPr="00CA55EE">
        <w:rPr>
          <w:rFonts w:ascii="Segoe UI Symbol" w:hAnsi="Segoe UI Symbol" w:cs="Segoe UI Symbol"/>
          <w:noProof/>
          <w:color w:val="000000" w:themeColor="text1"/>
          <w:sz w:val="28"/>
          <w:szCs w:val="28"/>
          <w:lang w:val="en-US"/>
        </w:rPr>
        <w:lastRenderedPageBreak/>
        <w:t>➤</w:t>
      </w:r>
      <w:r w:rsidRPr="00CA55EE">
        <w:rPr>
          <w:noProof/>
          <w:color w:val="000000" w:themeColor="text1"/>
          <w:sz w:val="28"/>
          <w:szCs w:val="28"/>
          <w:lang w:val="en-US"/>
        </w:rPr>
        <w:t xml:space="preserve"> "2nd Most Impactful Engineering Marvel" by 'Engineering Watch' Magazine.</w:t>
      </w:r>
    </w:p>
    <w:p w14:paraId="7F942C29" w14:textId="77777777" w:rsidR="00CA55EE" w:rsidRPr="00CA55EE" w:rsidRDefault="00CA55EE" w:rsidP="00CA55EE">
      <w:pPr>
        <w:rPr>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Award for "Excellence in Built Environment 2013" by Indian Buildings Congress (IBC).</w:t>
      </w:r>
    </w:p>
    <w:p w14:paraId="2CE8274F" w14:textId="77777777" w:rsidR="00CA55EE" w:rsidRPr="00CA55EE" w:rsidRDefault="00CA55EE" w:rsidP="00CA55EE">
      <w:pPr>
        <w:rPr>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Vishwakarma Award 2014 under category "Best Construction Projects" by Construction Industry Development Council (CIDC), [under Planning Commission, Govt. of India].</w:t>
      </w:r>
    </w:p>
    <w:p w14:paraId="5C931715"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 xml:space="preserve">NSCBI Airport, Kolkata has been conferred with </w:t>
      </w:r>
      <w:r w:rsidRPr="0094539B">
        <w:rPr>
          <w:b/>
          <w:bCs/>
          <w:noProof/>
          <w:color w:val="000000" w:themeColor="text1"/>
          <w:sz w:val="28"/>
          <w:szCs w:val="28"/>
          <w:lang w:val="en-US"/>
        </w:rPr>
        <w:t>'Best Improvement Award- Asia Pacific (First Place) by Airports Council International (ACI).</w:t>
      </w:r>
    </w:p>
    <w:p w14:paraId="55E95432" w14:textId="0B137332"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New Integrated Terminals at Bhopal and Indore were declared as first and second best buildings for its optimal design and quality of steel work execution by th</w:t>
      </w:r>
      <w:r>
        <w:rPr>
          <w:noProof/>
          <w:color w:val="000000" w:themeColor="text1"/>
          <w:sz w:val="28"/>
          <w:szCs w:val="28"/>
          <w:lang w:val="en-US"/>
        </w:rPr>
        <w:t xml:space="preserve">e </w:t>
      </w:r>
      <w:r w:rsidR="0094539B" w:rsidRPr="0094539B">
        <w:rPr>
          <w:b/>
          <w:bCs/>
          <w:noProof/>
          <w:color w:val="000000" w:themeColor="text1"/>
          <w:sz w:val="28"/>
          <w:szCs w:val="28"/>
          <w:lang w:val="en-US"/>
        </w:rPr>
        <w:t>i</w:t>
      </w:r>
      <w:r w:rsidRPr="0094539B">
        <w:rPr>
          <w:b/>
          <w:bCs/>
          <w:noProof/>
          <w:color w:val="000000" w:themeColor="text1"/>
          <w:sz w:val="28"/>
          <w:szCs w:val="28"/>
          <w:lang w:val="en-US"/>
        </w:rPr>
        <w:t>nstitute of Steel Development and Growth 2012 (INSDAG)</w:t>
      </w:r>
      <w:r w:rsidRPr="00CA55EE">
        <w:rPr>
          <w:noProof/>
          <w:color w:val="000000" w:themeColor="text1"/>
          <w:sz w:val="28"/>
          <w:szCs w:val="28"/>
          <w:lang w:val="en-US"/>
        </w:rPr>
        <w:t xml:space="preserve"> under Ministry of Steel, Government of India in competition with buildings constructed in Government private sector.</w:t>
      </w:r>
    </w:p>
    <w:p w14:paraId="596487C9" w14:textId="77777777" w:rsidR="00CA55EE" w:rsidRPr="0094539B" w:rsidRDefault="00CA55EE" w:rsidP="009F30EB">
      <w:pPr>
        <w:jc w:val="both"/>
        <w:rPr>
          <w:b/>
          <w:bCs/>
          <w:noProof/>
          <w:color w:val="000000" w:themeColor="text1"/>
          <w:sz w:val="28"/>
          <w:szCs w:val="28"/>
          <w:lang w:val="en-US"/>
        </w:rPr>
      </w:pPr>
      <w:r w:rsidRPr="00CA55EE">
        <w:rPr>
          <w:noProof/>
          <w:color w:val="000000" w:themeColor="text1"/>
          <w:sz w:val="28"/>
          <w:szCs w:val="28"/>
          <w:lang w:val="en-US"/>
        </w:rPr>
        <w:t xml:space="preserve">Today's Traveller Award 2013 for "Excellence </w:t>
      </w:r>
      <w:r w:rsidRPr="0094539B">
        <w:rPr>
          <w:b/>
          <w:bCs/>
          <w:noProof/>
          <w:color w:val="000000" w:themeColor="text1"/>
          <w:sz w:val="28"/>
          <w:szCs w:val="28"/>
          <w:lang w:val="en-US"/>
        </w:rPr>
        <w:t>in Development of Airport Infrastructure in India".</w:t>
      </w:r>
    </w:p>
    <w:p w14:paraId="7BCE199B" w14:textId="77777777" w:rsidR="00CA55EE" w:rsidRPr="00CA55EE" w:rsidRDefault="00CA55EE" w:rsidP="009F30EB">
      <w:pPr>
        <w:jc w:val="both"/>
        <w:rPr>
          <w:noProof/>
          <w:color w:val="000000" w:themeColor="text1"/>
          <w:sz w:val="28"/>
          <w:szCs w:val="28"/>
          <w:lang w:val="en-US"/>
        </w:rPr>
      </w:pPr>
      <w:r w:rsidRPr="0094539B">
        <w:rPr>
          <w:b/>
          <w:bCs/>
          <w:noProof/>
          <w:color w:val="000000" w:themeColor="text1"/>
          <w:sz w:val="28"/>
          <w:szCs w:val="28"/>
          <w:lang w:val="en-US"/>
        </w:rPr>
        <w:t xml:space="preserve">"Engineering Excellence Awards" </w:t>
      </w:r>
      <w:r w:rsidRPr="00CA55EE">
        <w:rPr>
          <w:noProof/>
          <w:color w:val="000000" w:themeColor="text1"/>
          <w:sz w:val="28"/>
          <w:szCs w:val="28"/>
          <w:lang w:val="en-US"/>
        </w:rPr>
        <w:t>conferred by Engineering Watch Magazine for five AAI airports namely, Kolkata, Bhubaneswar, Raipur, Chennai and Ranchi, in various categories as under:</w:t>
      </w:r>
    </w:p>
    <w:p w14:paraId="5D402575" w14:textId="51DFA03F" w:rsidR="00CA55EE" w:rsidRPr="0094539B" w:rsidRDefault="00CA55EE" w:rsidP="009F30EB">
      <w:pPr>
        <w:jc w:val="both"/>
        <w:rPr>
          <w:b/>
          <w:bCs/>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New Integrated Terminal Building of NSCBI Airport, Kolkata </w:t>
      </w:r>
      <w:r w:rsidR="0094539B">
        <w:rPr>
          <w:noProof/>
          <w:color w:val="000000" w:themeColor="text1"/>
          <w:sz w:val="28"/>
          <w:szCs w:val="28"/>
          <w:lang w:val="en-US"/>
        </w:rPr>
        <w:t>-</w:t>
      </w:r>
      <w:r w:rsidRPr="0094539B">
        <w:rPr>
          <w:b/>
          <w:bCs/>
          <w:noProof/>
          <w:color w:val="000000" w:themeColor="text1"/>
          <w:sz w:val="28"/>
          <w:szCs w:val="28"/>
          <w:lang w:val="en-US"/>
        </w:rPr>
        <w:t>2nd Best Engineering Marvel for the year 2013, and 2nd Most impactful Engineering Marvel.</w:t>
      </w:r>
    </w:p>
    <w:p w14:paraId="2A2351AE" w14:textId="04C698C6" w:rsidR="00CA55EE" w:rsidRPr="0094539B" w:rsidRDefault="00CA55EE" w:rsidP="009F30EB">
      <w:pPr>
        <w:jc w:val="both"/>
        <w:rPr>
          <w:b/>
          <w:bCs/>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New Integrated Terminal Building of Biju Patnaik Airport, Bhubaneswar </w:t>
      </w:r>
      <w:r w:rsidR="0094539B">
        <w:rPr>
          <w:noProof/>
          <w:color w:val="000000" w:themeColor="text1"/>
          <w:sz w:val="28"/>
          <w:szCs w:val="28"/>
          <w:lang w:val="en-US"/>
        </w:rPr>
        <w:t>-</w:t>
      </w:r>
      <w:r w:rsidRPr="0094539B">
        <w:rPr>
          <w:b/>
          <w:bCs/>
          <w:noProof/>
          <w:color w:val="000000" w:themeColor="text1"/>
          <w:sz w:val="28"/>
          <w:szCs w:val="28"/>
          <w:lang w:val="en-US"/>
        </w:rPr>
        <w:t>Best Future-Ready Engineering Marvel.</w:t>
      </w:r>
    </w:p>
    <w:p w14:paraId="53144DFF" w14:textId="77777777" w:rsidR="00CA55EE" w:rsidRPr="00CA55EE" w:rsidRDefault="00CA55EE" w:rsidP="009F30EB">
      <w:pPr>
        <w:jc w:val="both"/>
        <w:rPr>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New Expandable Modular Integrated Terminal Building, Raipur Airport </w:t>
      </w:r>
      <w:r w:rsidRPr="0094539B">
        <w:rPr>
          <w:b/>
          <w:bCs/>
          <w:noProof/>
          <w:color w:val="000000" w:themeColor="text1"/>
          <w:sz w:val="28"/>
          <w:szCs w:val="28"/>
          <w:lang w:val="en-US"/>
        </w:rPr>
        <w:t>Public Choice Award</w:t>
      </w:r>
      <w:r w:rsidRPr="00CA55EE">
        <w:rPr>
          <w:noProof/>
          <w:color w:val="000000" w:themeColor="text1"/>
          <w:sz w:val="28"/>
          <w:szCs w:val="28"/>
          <w:lang w:val="en-US"/>
        </w:rPr>
        <w:t>.</w:t>
      </w:r>
    </w:p>
    <w:p w14:paraId="3BD6CEE4" w14:textId="77777777" w:rsidR="00CA55EE" w:rsidRPr="0094539B" w:rsidRDefault="00CA55EE" w:rsidP="009F30EB">
      <w:pPr>
        <w:jc w:val="both"/>
        <w:rPr>
          <w:b/>
          <w:bCs/>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New Integrated Terminal Building at Birsa Munda Airport, Ranchi- </w:t>
      </w:r>
      <w:r w:rsidRPr="0094539B">
        <w:rPr>
          <w:b/>
          <w:bCs/>
          <w:noProof/>
          <w:color w:val="000000" w:themeColor="text1"/>
          <w:sz w:val="28"/>
          <w:szCs w:val="28"/>
          <w:lang w:val="en-US"/>
        </w:rPr>
        <w:t>Special Mention Awards.</w:t>
      </w:r>
    </w:p>
    <w:p w14:paraId="38AAAE24" w14:textId="5EB2D60D" w:rsidR="00CA55EE" w:rsidRPr="0094539B" w:rsidRDefault="00CA55EE" w:rsidP="009F30EB">
      <w:pPr>
        <w:jc w:val="both"/>
        <w:rPr>
          <w:b/>
          <w:bCs/>
          <w:noProof/>
          <w:color w:val="000000" w:themeColor="text1"/>
          <w:sz w:val="28"/>
          <w:szCs w:val="28"/>
          <w:lang w:val="en-US"/>
        </w:rPr>
      </w:pPr>
      <w:r w:rsidRPr="00CA55EE">
        <w:rPr>
          <w:rFonts w:ascii="Segoe UI Symbol" w:hAnsi="Segoe UI Symbol" w:cs="Segoe UI Symbol"/>
          <w:noProof/>
          <w:color w:val="000000" w:themeColor="text1"/>
          <w:sz w:val="28"/>
          <w:szCs w:val="28"/>
          <w:lang w:val="en-US"/>
        </w:rPr>
        <w:t>➤</w:t>
      </w:r>
      <w:r w:rsidRPr="00CA55EE">
        <w:rPr>
          <w:noProof/>
          <w:color w:val="000000" w:themeColor="text1"/>
          <w:sz w:val="28"/>
          <w:szCs w:val="28"/>
          <w:lang w:val="en-US"/>
        </w:rPr>
        <w:t xml:space="preserve"> New Domestic and International Terminals at Chennai Airport </w:t>
      </w:r>
      <w:r w:rsidR="0094539B">
        <w:rPr>
          <w:noProof/>
          <w:color w:val="000000" w:themeColor="text1"/>
          <w:sz w:val="28"/>
          <w:szCs w:val="28"/>
          <w:lang w:val="en-US"/>
        </w:rPr>
        <w:t>-</w:t>
      </w:r>
      <w:r w:rsidRPr="0094539B">
        <w:rPr>
          <w:b/>
          <w:bCs/>
          <w:noProof/>
          <w:color w:val="000000" w:themeColor="text1"/>
          <w:sz w:val="28"/>
          <w:szCs w:val="28"/>
          <w:lang w:val="en-US"/>
        </w:rPr>
        <w:t>Special Mention Awards.</w:t>
      </w:r>
    </w:p>
    <w:p w14:paraId="761608B7" w14:textId="77777777"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t>AAl has received Hospitality India Award in the Category of "Best Infrastructure" for the year 2013.</w:t>
      </w:r>
    </w:p>
    <w:p w14:paraId="6BF010DF" w14:textId="5FEA928B" w:rsidR="00CA55EE" w:rsidRPr="00CA55EE" w:rsidRDefault="00CA55EE" w:rsidP="009F30EB">
      <w:pPr>
        <w:jc w:val="both"/>
        <w:rPr>
          <w:noProof/>
          <w:color w:val="000000" w:themeColor="text1"/>
          <w:sz w:val="28"/>
          <w:szCs w:val="28"/>
          <w:lang w:val="en-US"/>
        </w:rPr>
      </w:pPr>
      <w:r w:rsidRPr="00CA55EE">
        <w:rPr>
          <w:noProof/>
          <w:color w:val="000000" w:themeColor="text1"/>
          <w:sz w:val="28"/>
          <w:szCs w:val="28"/>
          <w:lang w:val="en-US"/>
        </w:rPr>
        <w:lastRenderedPageBreak/>
        <w:t>Swami Vivekananda Airport, Raipur won National Tourism Awards for the year 2012-13 in the category "Best Airport (Rest of India)" conferred by Ministry of Tourism, Govt. of India.</w:t>
      </w:r>
    </w:p>
    <w:p w14:paraId="470442A0" w14:textId="15AA6611" w:rsidR="00CA55EE" w:rsidRPr="00CA55EE" w:rsidRDefault="00CA55EE" w:rsidP="00CA55EE">
      <w:pPr>
        <w:rPr>
          <w:noProof/>
          <w:color w:val="000000" w:themeColor="text1"/>
          <w:sz w:val="28"/>
          <w:szCs w:val="28"/>
          <w:lang w:val="en-US"/>
        </w:rPr>
      </w:pPr>
      <w:r w:rsidRPr="00CA55EE">
        <w:rPr>
          <w:noProof/>
          <w:color w:val="000000" w:themeColor="text1"/>
          <w:sz w:val="28"/>
          <w:szCs w:val="28"/>
          <w:lang w:val="en-US"/>
        </w:rPr>
        <w:t>On the CSR front, AAI won</w:t>
      </w:r>
    </w:p>
    <w:p w14:paraId="1497472A" w14:textId="741B21C0" w:rsidR="00CA55EE" w:rsidRPr="00CA55EE" w:rsidRDefault="0094539B" w:rsidP="0094539B">
      <w:pPr>
        <w:jc w:val="both"/>
        <w:rPr>
          <w:noProof/>
          <w:color w:val="000000" w:themeColor="text1"/>
          <w:sz w:val="28"/>
          <w:szCs w:val="28"/>
          <w:lang w:val="en-US"/>
        </w:rPr>
      </w:pPr>
      <w:r>
        <w:rPr>
          <w:noProof/>
          <w:color w:val="000000" w:themeColor="text1"/>
          <w:sz w:val="28"/>
          <w:szCs w:val="28"/>
          <w:lang w:val="en-US"/>
        </w:rPr>
        <w:t xml:space="preserve">           </w:t>
      </w:r>
      <w:r w:rsidR="00CA55EE" w:rsidRPr="00CA55EE">
        <w:rPr>
          <w:noProof/>
          <w:color w:val="000000" w:themeColor="text1"/>
          <w:sz w:val="28"/>
          <w:szCs w:val="28"/>
          <w:lang w:val="en-US"/>
        </w:rPr>
        <w:t xml:space="preserve">* </w:t>
      </w:r>
      <w:r w:rsidR="00CA55EE" w:rsidRPr="0094539B">
        <w:rPr>
          <w:b/>
          <w:bCs/>
          <w:noProof/>
          <w:color w:val="000000" w:themeColor="text1"/>
          <w:sz w:val="28"/>
          <w:szCs w:val="28"/>
          <w:lang w:val="en-US"/>
        </w:rPr>
        <w:t>"Golden Peacock Eco-Innovation Award 2012"</w:t>
      </w:r>
    </w:p>
    <w:p w14:paraId="15CCC4C8" w14:textId="308F952C" w:rsidR="00CA55EE" w:rsidRPr="00CA55EE" w:rsidRDefault="0094539B" w:rsidP="0094539B">
      <w:pPr>
        <w:jc w:val="both"/>
        <w:rPr>
          <w:noProof/>
          <w:color w:val="000000" w:themeColor="text1"/>
          <w:sz w:val="28"/>
          <w:szCs w:val="28"/>
          <w:lang w:val="en-US"/>
        </w:rPr>
      </w:pPr>
      <w:r>
        <w:rPr>
          <w:noProof/>
          <w:color w:val="000000" w:themeColor="text1"/>
          <w:sz w:val="28"/>
          <w:szCs w:val="28"/>
          <w:lang w:val="en-US"/>
        </w:rPr>
        <w:t xml:space="preserve">           </w:t>
      </w:r>
      <w:r w:rsidR="00CA55EE" w:rsidRPr="00CA55EE">
        <w:rPr>
          <w:noProof/>
          <w:color w:val="000000" w:themeColor="text1"/>
          <w:sz w:val="28"/>
          <w:szCs w:val="28"/>
          <w:lang w:val="en-US"/>
        </w:rPr>
        <w:t>* Times of India and Teflas "FRAME CSR AWARD" for the year 2012</w:t>
      </w:r>
    </w:p>
    <w:p w14:paraId="5868A96F" w14:textId="6C948486" w:rsidR="00CA55EE" w:rsidRPr="0094539B" w:rsidRDefault="0094539B" w:rsidP="0094539B">
      <w:pPr>
        <w:jc w:val="both"/>
        <w:rPr>
          <w:b/>
          <w:bCs/>
          <w:noProof/>
          <w:color w:val="000000" w:themeColor="text1"/>
          <w:sz w:val="28"/>
          <w:szCs w:val="28"/>
          <w:lang w:val="en-US"/>
        </w:rPr>
      </w:pPr>
      <w:r>
        <w:rPr>
          <w:noProof/>
          <w:color w:val="000000" w:themeColor="text1"/>
          <w:sz w:val="28"/>
          <w:szCs w:val="28"/>
          <w:lang w:val="en-US"/>
        </w:rPr>
        <w:t xml:space="preserve">           </w:t>
      </w:r>
      <w:r w:rsidR="00CA55EE" w:rsidRPr="0094539B">
        <w:rPr>
          <w:b/>
          <w:bCs/>
          <w:noProof/>
          <w:color w:val="000000" w:themeColor="text1"/>
          <w:sz w:val="28"/>
          <w:szCs w:val="28"/>
          <w:lang w:val="en-US"/>
        </w:rPr>
        <w:t>* 3rd Asia Best CSR Practice Award 2013</w:t>
      </w:r>
      <w:r>
        <w:rPr>
          <w:b/>
          <w:bCs/>
          <w:noProof/>
          <w:color w:val="000000" w:themeColor="text1"/>
          <w:sz w:val="28"/>
          <w:szCs w:val="28"/>
          <w:lang w:val="en-US"/>
        </w:rPr>
        <w:t xml:space="preserve"> </w:t>
      </w:r>
    </w:p>
    <w:p w14:paraId="4238DE2B" w14:textId="6BF9AC73" w:rsidR="00CA55EE" w:rsidRPr="00CA55EE" w:rsidRDefault="00CA55EE" w:rsidP="00CA55EE">
      <w:pPr>
        <w:rPr>
          <w:noProof/>
          <w:color w:val="000000" w:themeColor="text1"/>
          <w:sz w:val="28"/>
          <w:szCs w:val="28"/>
          <w:lang w:val="en-US"/>
        </w:rPr>
      </w:pPr>
    </w:p>
    <w:p w14:paraId="1AAFDF1B" w14:textId="70CAF0F4" w:rsidR="00CA55EE" w:rsidRPr="00CA55EE" w:rsidRDefault="00CA55EE" w:rsidP="00CA55EE">
      <w:pPr>
        <w:rPr>
          <w:noProof/>
          <w:color w:val="000000" w:themeColor="text1"/>
          <w:sz w:val="28"/>
          <w:szCs w:val="28"/>
          <w:lang w:val="en-US"/>
        </w:rPr>
      </w:pPr>
      <w:r w:rsidRPr="00CA55EE">
        <w:rPr>
          <w:noProof/>
          <w:color w:val="000000" w:themeColor="text1"/>
          <w:sz w:val="28"/>
          <w:szCs w:val="28"/>
          <w:lang w:val="en-US"/>
        </w:rPr>
        <w:t>AAl's Lounge Magazine received -</w:t>
      </w:r>
    </w:p>
    <w:p w14:paraId="1AE3E950" w14:textId="55C40C0F" w:rsidR="00CA55EE" w:rsidRPr="00CA55EE" w:rsidRDefault="0094539B" w:rsidP="00CA55EE">
      <w:pPr>
        <w:rPr>
          <w:noProof/>
          <w:color w:val="000000" w:themeColor="text1"/>
          <w:sz w:val="28"/>
          <w:szCs w:val="28"/>
          <w:lang w:val="en-US"/>
        </w:rPr>
      </w:pPr>
      <w:r>
        <w:rPr>
          <w:noProof/>
          <w:color w:val="000000" w:themeColor="text1"/>
          <w:sz w:val="28"/>
          <w:szCs w:val="28"/>
          <w:lang w:val="en-US"/>
        </w:rPr>
        <w:t xml:space="preserve">       </w:t>
      </w:r>
      <w:r w:rsidR="00CA55EE" w:rsidRPr="00CA55EE">
        <w:rPr>
          <w:noProof/>
          <w:color w:val="000000" w:themeColor="text1"/>
          <w:sz w:val="28"/>
          <w:szCs w:val="28"/>
          <w:lang w:val="en-US"/>
        </w:rPr>
        <w:t>* Best Magazine Award by Hospitality India for the year 2012</w:t>
      </w:r>
    </w:p>
    <w:p w14:paraId="55F0CCA1" w14:textId="451A25F6" w:rsidR="00CA55EE" w:rsidRPr="00CA55EE" w:rsidRDefault="0094539B" w:rsidP="00CA55EE">
      <w:pPr>
        <w:rPr>
          <w:noProof/>
          <w:color w:val="000000" w:themeColor="text1"/>
          <w:sz w:val="28"/>
          <w:szCs w:val="28"/>
          <w:lang w:val="en-US"/>
        </w:rPr>
      </w:pPr>
      <w:r>
        <w:rPr>
          <w:noProof/>
          <w:color w:val="000000" w:themeColor="text1"/>
          <w:sz w:val="28"/>
          <w:szCs w:val="28"/>
          <w:lang w:val="en-US"/>
        </w:rPr>
        <w:t xml:space="preserve">       </w:t>
      </w:r>
      <w:r w:rsidR="00CA55EE" w:rsidRPr="00CA55EE">
        <w:rPr>
          <w:noProof/>
          <w:color w:val="000000" w:themeColor="text1"/>
          <w:sz w:val="28"/>
          <w:szCs w:val="28"/>
          <w:lang w:val="en-US"/>
        </w:rPr>
        <w:t>* Best Magazine Award by Hospitality India for the year 2013</w:t>
      </w:r>
    </w:p>
    <w:p w14:paraId="11E71F2C" w14:textId="45CDAE64" w:rsidR="00CA55EE" w:rsidRPr="00CA55EE" w:rsidRDefault="00CA55EE" w:rsidP="00CA55EE">
      <w:pPr>
        <w:rPr>
          <w:noProof/>
          <w:color w:val="000000" w:themeColor="text1"/>
          <w:sz w:val="28"/>
          <w:szCs w:val="28"/>
          <w:lang w:val="en-US"/>
        </w:rPr>
      </w:pPr>
    </w:p>
    <w:p w14:paraId="5A658BF2" w14:textId="26F34FF7" w:rsidR="00697B68" w:rsidRDefault="00CA55EE" w:rsidP="009F30EB">
      <w:pPr>
        <w:jc w:val="both"/>
        <w:rPr>
          <w:noProof/>
          <w:color w:val="000000" w:themeColor="text1"/>
          <w:sz w:val="28"/>
          <w:szCs w:val="28"/>
          <w:lang w:val="en-US"/>
        </w:rPr>
      </w:pPr>
      <w:r w:rsidRPr="00CA55EE">
        <w:rPr>
          <w:noProof/>
          <w:color w:val="000000" w:themeColor="text1"/>
          <w:sz w:val="28"/>
          <w:szCs w:val="28"/>
          <w:lang w:val="en-US"/>
        </w:rPr>
        <w:t xml:space="preserve">AAl has been awarded </w:t>
      </w:r>
      <w:r w:rsidRPr="0094539B">
        <w:rPr>
          <w:b/>
          <w:bCs/>
          <w:noProof/>
          <w:color w:val="000000" w:themeColor="text1"/>
          <w:sz w:val="28"/>
          <w:szCs w:val="28"/>
          <w:lang w:val="en-US"/>
        </w:rPr>
        <w:t>TRAINAIR PLUS Certificate</w:t>
      </w:r>
      <w:r w:rsidRPr="00CA55EE">
        <w:rPr>
          <w:noProof/>
          <w:color w:val="000000" w:themeColor="text1"/>
          <w:sz w:val="28"/>
          <w:szCs w:val="28"/>
          <w:lang w:val="en-US"/>
        </w:rPr>
        <w:t xml:space="preserve"> and </w:t>
      </w:r>
      <w:r w:rsidRPr="0094539B">
        <w:rPr>
          <w:b/>
          <w:bCs/>
          <w:noProof/>
          <w:color w:val="000000" w:themeColor="text1"/>
          <w:sz w:val="28"/>
          <w:szCs w:val="28"/>
          <w:lang w:val="en-US"/>
        </w:rPr>
        <w:t>membership plaque by</w:t>
      </w:r>
      <w:r w:rsidRPr="00CA55EE">
        <w:rPr>
          <w:noProof/>
          <w:color w:val="000000" w:themeColor="text1"/>
          <w:sz w:val="28"/>
          <w:szCs w:val="28"/>
          <w:lang w:val="en-US"/>
        </w:rPr>
        <w:t xml:space="preserve"> </w:t>
      </w:r>
      <w:r w:rsidRPr="0094539B">
        <w:rPr>
          <w:b/>
          <w:bCs/>
          <w:noProof/>
          <w:color w:val="000000" w:themeColor="text1"/>
          <w:sz w:val="28"/>
          <w:szCs w:val="28"/>
          <w:lang w:val="en-US"/>
        </w:rPr>
        <w:t>ICAO</w:t>
      </w:r>
      <w:r w:rsidRPr="00CA55EE">
        <w:rPr>
          <w:noProof/>
          <w:color w:val="000000" w:themeColor="text1"/>
          <w:sz w:val="28"/>
          <w:szCs w:val="28"/>
          <w:lang w:val="en-US"/>
        </w:rPr>
        <w:t xml:space="preserve"> which was received by Chairman, AAΙ</w:t>
      </w:r>
      <w:r>
        <w:rPr>
          <w:noProof/>
          <w:color w:val="000000" w:themeColor="text1"/>
          <w:sz w:val="28"/>
          <w:szCs w:val="28"/>
          <w:lang w:val="en-US"/>
        </w:rPr>
        <w:t>.</w:t>
      </w:r>
    </w:p>
    <w:p w14:paraId="39DB385A" w14:textId="77777777" w:rsidR="006F2153" w:rsidRDefault="006F2153">
      <w:pPr>
        <w:rPr>
          <w:noProof/>
          <w:color w:val="000000" w:themeColor="text1"/>
          <w:sz w:val="28"/>
          <w:szCs w:val="28"/>
          <w:lang w:val="en-US"/>
        </w:rPr>
      </w:pPr>
    </w:p>
    <w:p w14:paraId="66BA544C" w14:textId="2EF8A1DE" w:rsidR="006F2153" w:rsidRDefault="006F2153">
      <w:pPr>
        <w:rPr>
          <w:noProof/>
          <w:color w:val="000000" w:themeColor="text1"/>
          <w:sz w:val="28"/>
          <w:szCs w:val="28"/>
          <w:lang w:val="en-US"/>
        </w:rPr>
      </w:pPr>
      <w:r>
        <w:rPr>
          <w:noProof/>
          <w:color w:val="000000" w:themeColor="text1"/>
          <w:sz w:val="28"/>
          <w:szCs w:val="28"/>
          <w:lang w:val="en-US"/>
        </w:rPr>
        <w:drawing>
          <wp:anchor distT="0" distB="0" distL="114300" distR="114300" simplePos="0" relativeHeight="251656704" behindDoc="0" locked="0" layoutInCell="1" allowOverlap="1" wp14:anchorId="33F6DC11" wp14:editId="506224CC">
            <wp:simplePos x="0" y="0"/>
            <wp:positionH relativeFrom="column">
              <wp:posOffset>1638053</wp:posOffset>
            </wp:positionH>
            <wp:positionV relativeFrom="paragraph">
              <wp:posOffset>222036</wp:posOffset>
            </wp:positionV>
            <wp:extent cx="2254885" cy="1593850"/>
            <wp:effectExtent l="0" t="0" r="0" b="6350"/>
            <wp:wrapNone/>
            <wp:docPr id="1040362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2446" name="Picture 10403624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4885" cy="1593850"/>
                    </a:xfrm>
                    <a:prstGeom prst="rect">
                      <a:avLst/>
                    </a:prstGeom>
                  </pic:spPr>
                </pic:pic>
              </a:graphicData>
            </a:graphic>
          </wp:anchor>
        </w:drawing>
      </w:r>
      <w:r>
        <w:rPr>
          <w:noProof/>
          <w:color w:val="000000" w:themeColor="text1"/>
          <w:sz w:val="28"/>
          <w:szCs w:val="28"/>
          <w:lang w:val="en-US"/>
        </w:rPr>
        <w:br w:type="page"/>
      </w:r>
    </w:p>
    <w:p w14:paraId="0C7037B6" w14:textId="1C134FAB" w:rsidR="00DF6D12" w:rsidRDefault="00DD756E">
      <w:pPr>
        <w:rPr>
          <w:noProof/>
          <w:color w:val="000000" w:themeColor="text1"/>
          <w:sz w:val="28"/>
          <w:szCs w:val="28"/>
          <w:lang w:val="en-US"/>
        </w:rPr>
      </w:pPr>
      <w:r w:rsidRPr="008F6028">
        <w:rPr>
          <w:noProof/>
          <w:color w:val="000000" w:themeColor="text1"/>
          <w:sz w:val="32"/>
          <w:szCs w:val="32"/>
          <w:lang w:val="en-US"/>
        </w:rPr>
        <w:lastRenderedPageBreak/>
        <w:drawing>
          <wp:anchor distT="0" distB="0" distL="114300" distR="114300" simplePos="0" relativeHeight="251644928" behindDoc="0" locked="0" layoutInCell="1" allowOverlap="1" wp14:anchorId="3E76527B" wp14:editId="2DF89DE2">
            <wp:simplePos x="0" y="0"/>
            <wp:positionH relativeFrom="column">
              <wp:posOffset>-332450</wp:posOffset>
            </wp:positionH>
            <wp:positionV relativeFrom="page">
              <wp:posOffset>2126600</wp:posOffset>
            </wp:positionV>
            <wp:extent cx="6063615" cy="6472555"/>
            <wp:effectExtent l="0" t="0" r="0" b="4445"/>
            <wp:wrapNone/>
            <wp:docPr id="803025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5882" name="Picture 803025882"/>
                    <pic:cNvPicPr/>
                  </pic:nvPicPr>
                  <pic:blipFill>
                    <a:blip r:embed="rId15">
                      <a:extLst>
                        <a:ext uri="{28A0092B-C50C-407E-A947-70E740481C1C}">
                          <a14:useLocalDpi xmlns:a14="http://schemas.microsoft.com/office/drawing/2010/main" val="0"/>
                        </a:ext>
                      </a:extLst>
                    </a:blip>
                    <a:stretch>
                      <a:fillRect/>
                    </a:stretch>
                  </pic:blipFill>
                  <pic:spPr>
                    <a:xfrm>
                      <a:off x="0" y="0"/>
                      <a:ext cx="6063615" cy="6472555"/>
                    </a:xfrm>
                    <a:prstGeom prst="rect">
                      <a:avLst/>
                    </a:prstGeom>
                  </pic:spPr>
                </pic:pic>
              </a:graphicData>
            </a:graphic>
          </wp:anchor>
        </w:drawing>
      </w:r>
      <w:r>
        <w:rPr>
          <w:noProof/>
          <w:color w:val="000000" w:themeColor="text1"/>
          <w:sz w:val="28"/>
          <w:szCs w:val="28"/>
          <w:lang w:val="en-US"/>
        </w:rPr>
        <w:drawing>
          <wp:anchor distT="0" distB="0" distL="114300" distR="114300" simplePos="0" relativeHeight="251663360" behindDoc="0" locked="0" layoutInCell="1" allowOverlap="1" wp14:anchorId="3A5DEB0B" wp14:editId="362233E6">
            <wp:simplePos x="0" y="0"/>
            <wp:positionH relativeFrom="column">
              <wp:posOffset>5376231</wp:posOffset>
            </wp:positionH>
            <wp:positionV relativeFrom="page">
              <wp:posOffset>330361</wp:posOffset>
            </wp:positionV>
            <wp:extent cx="914400" cy="914400"/>
            <wp:effectExtent l="0" t="0" r="0" b="0"/>
            <wp:wrapNone/>
            <wp:docPr id="1049110330" name="Graphic 3" descr="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0330" name="Graphic 1049110330" descr="Send"/>
                    <pic:cNvPicPr/>
                  </pic:nvPicPr>
                  <pic:blipFill>
                    <a:blip r:embed="rId16">
                      <a:extLs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anchor>
        </w:drawing>
      </w:r>
      <w:r w:rsidR="008F6028" w:rsidRPr="008F6028">
        <w:rPr>
          <w:rFonts w:ascii="Arial Black" w:hAnsi="Arial Black"/>
          <w:b/>
          <w:bCs/>
          <w:noProof/>
          <w:color w:val="000000" w:themeColor="text1"/>
          <w:sz w:val="40"/>
          <w:szCs w:val="40"/>
          <w:lang w:val="en-US"/>
        </w:rPr>
        <w:t xml:space="preserve">   </w:t>
      </w:r>
      <w:r w:rsidR="0067501F" w:rsidRPr="00BF6297">
        <w:rPr>
          <w:rFonts w:ascii="Arial Black" w:hAnsi="Arial Black"/>
          <w:b/>
          <w:bCs/>
          <w:noProof/>
          <w:sz w:val="40"/>
          <w:szCs w:val="40"/>
          <w:lang w:val="en-US"/>
        </w:rPr>
        <w:t>1.6</w:t>
      </w:r>
      <w:r w:rsidR="008F6028" w:rsidRPr="00BF6297">
        <w:rPr>
          <w:rFonts w:ascii="Arial Black" w:hAnsi="Arial Black"/>
          <w:b/>
          <w:bCs/>
          <w:noProof/>
          <w:sz w:val="40"/>
          <w:szCs w:val="40"/>
          <w:lang w:val="en-US"/>
        </w:rPr>
        <w:t xml:space="preserve">  </w:t>
      </w:r>
      <w:r w:rsidR="00573EF9" w:rsidRPr="00BF6297">
        <w:rPr>
          <w:rFonts w:ascii="Arial Black" w:hAnsi="Arial Black"/>
          <w:b/>
          <w:bCs/>
          <w:noProof/>
          <w:sz w:val="40"/>
          <w:szCs w:val="40"/>
          <w:lang w:val="en-US"/>
        </w:rPr>
        <w:t xml:space="preserve">THE FUNCTIONAL </w:t>
      </w:r>
      <w:r w:rsidR="008F6028" w:rsidRPr="00BF6297">
        <w:rPr>
          <w:rFonts w:ascii="Arial Black" w:hAnsi="Arial Black"/>
          <w:b/>
          <w:bCs/>
          <w:noProof/>
          <w:sz w:val="40"/>
          <w:szCs w:val="40"/>
          <w:lang w:val="en-US"/>
        </w:rPr>
        <w:t>CHART OF AAI</w:t>
      </w:r>
      <w:r w:rsidR="00697B68">
        <w:rPr>
          <w:noProof/>
          <w:color w:val="000000" w:themeColor="text1"/>
          <w:sz w:val="28"/>
          <w:szCs w:val="28"/>
          <w:lang w:val="en-US"/>
        </w:rPr>
        <w:br w:type="page"/>
      </w:r>
    </w:p>
    <w:p w14:paraId="58D23C6D" w14:textId="49DEA442" w:rsidR="00803C4B" w:rsidRDefault="00803C4B" w:rsidP="00DF6D12">
      <w:pPr>
        <w:rPr>
          <w:rFonts w:ascii="Arial Black" w:hAnsi="Arial Black"/>
          <w:noProof/>
          <w:color w:val="000000" w:themeColor="text1"/>
          <w:sz w:val="52"/>
          <w:szCs w:val="52"/>
          <w:lang w:val="en-US"/>
        </w:rPr>
      </w:pPr>
      <w:r>
        <w:rPr>
          <w:noProof/>
          <w:color w:val="000000" w:themeColor="text1"/>
          <w:sz w:val="36"/>
          <w:szCs w:val="36"/>
          <w:lang w:val="en-US"/>
        </w:rPr>
        <w:lastRenderedPageBreak/>
        <w:drawing>
          <wp:anchor distT="0" distB="0" distL="114300" distR="114300" simplePos="0" relativeHeight="251665408" behindDoc="0" locked="0" layoutInCell="1" allowOverlap="1" wp14:anchorId="5FE0225F" wp14:editId="6EF3A702">
            <wp:simplePos x="0" y="0"/>
            <wp:positionH relativeFrom="column">
              <wp:posOffset>5386698</wp:posOffset>
            </wp:positionH>
            <wp:positionV relativeFrom="page">
              <wp:posOffset>352218</wp:posOffset>
            </wp:positionV>
            <wp:extent cx="914400" cy="914400"/>
            <wp:effectExtent l="0" t="0" r="0" b="0"/>
            <wp:wrapNone/>
            <wp:docPr id="1597146983" name="Graphic 5"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46983" name="Graphic 1597146983" descr="Airplane"/>
                    <pic:cNvPicPr/>
                  </pic:nvPicPr>
                  <pic:blipFill>
                    <a:blip r:embed="rId18">
                      <a:extLs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anchor>
        </w:drawing>
      </w:r>
    </w:p>
    <w:p w14:paraId="6347BD3B" w14:textId="57495BF3" w:rsidR="00DF6D12" w:rsidRDefault="00803C4B" w:rsidP="00DF6D12">
      <w:pPr>
        <w:rPr>
          <w:b/>
          <w:bCs/>
          <w:noProof/>
          <w:color w:val="000000" w:themeColor="text1"/>
          <w:sz w:val="40"/>
          <w:szCs w:val="40"/>
          <w:lang w:val="en-US"/>
        </w:rPr>
      </w:pPr>
      <w:r w:rsidRPr="00BF6297">
        <w:rPr>
          <w:noProof/>
          <w:sz w:val="36"/>
          <w:szCs w:val="36"/>
          <w:lang w:val="en-US"/>
        </w:rPr>
        <w:drawing>
          <wp:anchor distT="0" distB="0" distL="114300" distR="114300" simplePos="0" relativeHeight="251649024" behindDoc="0" locked="0" layoutInCell="1" allowOverlap="1" wp14:anchorId="6E4D9978" wp14:editId="3859F976">
            <wp:simplePos x="0" y="0"/>
            <wp:positionH relativeFrom="column">
              <wp:posOffset>2434391</wp:posOffset>
            </wp:positionH>
            <wp:positionV relativeFrom="page">
              <wp:posOffset>2522686</wp:posOffset>
            </wp:positionV>
            <wp:extent cx="914400" cy="914400"/>
            <wp:effectExtent l="0" t="0" r="0" b="0"/>
            <wp:wrapNone/>
            <wp:docPr id="638349174" name="Graphic 4" descr="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49174" name="Graphic 638349174" descr="Police"/>
                    <pic:cNvPicPr/>
                  </pic:nvPicPr>
                  <pic:blipFill>
                    <a:blip r:embed="rId20">
                      <a:extLs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anchor>
        </w:drawing>
      </w:r>
      <w:r w:rsidR="00DF6D12" w:rsidRPr="00BF6297">
        <w:rPr>
          <w:noProof/>
          <w:sz w:val="36"/>
          <w:szCs w:val="36"/>
          <w:lang w:val="en-US"/>
        </w:rPr>
        <w:drawing>
          <wp:anchor distT="0" distB="0" distL="114300" distR="114300" simplePos="0" relativeHeight="251648000" behindDoc="0" locked="0" layoutInCell="1" allowOverlap="1" wp14:anchorId="0F21C8AF" wp14:editId="18C05516">
            <wp:simplePos x="0" y="0"/>
            <wp:positionH relativeFrom="column">
              <wp:posOffset>-705837</wp:posOffset>
            </wp:positionH>
            <wp:positionV relativeFrom="page">
              <wp:posOffset>2953920</wp:posOffset>
            </wp:positionV>
            <wp:extent cx="7172696" cy="4281684"/>
            <wp:effectExtent l="0" t="0" r="0" b="5080"/>
            <wp:wrapNone/>
            <wp:docPr id="915861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61720" name="Picture 915861720"/>
                    <pic:cNvPicPr/>
                  </pic:nvPicPr>
                  <pic:blipFill>
                    <a:blip r:embed="rId22">
                      <a:extLst>
                        <a:ext uri="{28A0092B-C50C-407E-A947-70E740481C1C}">
                          <a14:useLocalDpi xmlns:a14="http://schemas.microsoft.com/office/drawing/2010/main" val="0"/>
                        </a:ext>
                      </a:extLst>
                    </a:blip>
                    <a:stretch>
                      <a:fillRect/>
                    </a:stretch>
                  </pic:blipFill>
                  <pic:spPr>
                    <a:xfrm>
                      <a:off x="0" y="0"/>
                      <a:ext cx="7172696" cy="4281684"/>
                    </a:xfrm>
                    <a:prstGeom prst="rect">
                      <a:avLst/>
                    </a:prstGeom>
                  </pic:spPr>
                </pic:pic>
              </a:graphicData>
            </a:graphic>
            <wp14:sizeRelH relativeFrom="margin">
              <wp14:pctWidth>0</wp14:pctWidth>
            </wp14:sizeRelH>
            <wp14:sizeRelV relativeFrom="margin">
              <wp14:pctHeight>0</wp14:pctHeight>
            </wp14:sizeRelV>
          </wp:anchor>
        </w:drawing>
      </w:r>
      <w:r w:rsidRPr="00BF6297">
        <w:rPr>
          <w:rFonts w:ascii="Arial Black" w:hAnsi="Arial Black"/>
          <w:noProof/>
          <w:sz w:val="52"/>
          <w:szCs w:val="52"/>
          <w:lang w:val="en-US"/>
        </w:rPr>
        <w:t xml:space="preserve">  </w:t>
      </w:r>
      <w:r w:rsidR="0067501F" w:rsidRPr="00BF6297">
        <w:rPr>
          <w:rFonts w:ascii="Arial Black" w:hAnsi="Arial Black"/>
          <w:noProof/>
          <w:sz w:val="52"/>
          <w:szCs w:val="52"/>
          <w:lang w:val="en-US"/>
        </w:rPr>
        <w:t>1.7</w:t>
      </w:r>
      <w:r w:rsidRPr="00BF6297">
        <w:rPr>
          <w:rFonts w:ascii="Arial Black" w:hAnsi="Arial Black"/>
          <w:noProof/>
          <w:sz w:val="52"/>
          <w:szCs w:val="52"/>
          <w:lang w:val="en-US"/>
        </w:rPr>
        <w:t xml:space="preserve"> </w:t>
      </w:r>
      <w:r w:rsidR="00261FCE" w:rsidRPr="00BF6297">
        <w:rPr>
          <w:rFonts w:ascii="Arial Black" w:hAnsi="Arial Black"/>
          <w:noProof/>
          <w:sz w:val="52"/>
          <w:szCs w:val="52"/>
          <w:lang w:val="en-US"/>
        </w:rPr>
        <w:t>THE JO</w:t>
      </w:r>
      <w:r w:rsidRPr="00BF6297">
        <w:rPr>
          <w:rFonts w:ascii="Arial Black" w:hAnsi="Arial Black"/>
          <w:noProof/>
          <w:sz w:val="52"/>
          <w:szCs w:val="52"/>
          <w:lang w:val="en-US"/>
        </w:rPr>
        <w:t>B  LEVELS IN AAI</w:t>
      </w:r>
      <w:r w:rsidR="00DF6D12">
        <w:rPr>
          <w:noProof/>
          <w:color w:val="000000" w:themeColor="text1"/>
          <w:sz w:val="28"/>
          <w:szCs w:val="28"/>
          <w:lang w:val="en-US"/>
        </w:rPr>
        <w:br w:type="page"/>
      </w:r>
      <w:r w:rsidR="0067501F" w:rsidRPr="0067501F">
        <w:rPr>
          <w:b/>
          <w:bCs/>
          <w:noProof/>
          <w:color w:val="000000" w:themeColor="text1"/>
          <w:sz w:val="36"/>
          <w:szCs w:val="36"/>
          <w:lang w:val="en-US"/>
        </w:rPr>
        <w:lastRenderedPageBreak/>
        <w:t>1.71</w:t>
      </w:r>
      <w:r w:rsidR="0067501F" w:rsidRPr="0067501F">
        <w:rPr>
          <w:b/>
          <w:bCs/>
          <w:noProof/>
          <w:color w:val="000000" w:themeColor="text1"/>
          <w:sz w:val="44"/>
          <w:szCs w:val="44"/>
          <w:lang w:val="en-US"/>
        </w:rPr>
        <w:t xml:space="preserve"> </w:t>
      </w:r>
      <w:r w:rsidR="00DF6D12" w:rsidRPr="00DF6D12">
        <w:rPr>
          <w:b/>
          <w:bCs/>
          <w:noProof/>
          <w:color w:val="000000" w:themeColor="text1"/>
          <w:sz w:val="44"/>
          <w:szCs w:val="44"/>
          <w:lang w:val="en-US"/>
        </w:rPr>
        <w:t>Responsibilities of Finance and Accounts</w:t>
      </w:r>
    </w:p>
    <w:p w14:paraId="50033E99" w14:textId="632B46B5" w:rsidR="00DF6D12" w:rsidRPr="00DF6D12" w:rsidRDefault="00DF6D12" w:rsidP="00DF6D12">
      <w:pPr>
        <w:rPr>
          <w:noProof/>
          <w:color w:val="000000" w:themeColor="text1"/>
          <w:sz w:val="28"/>
          <w:szCs w:val="28"/>
          <w:lang w:val="en-US"/>
        </w:rPr>
      </w:pPr>
    </w:p>
    <w:p w14:paraId="1B11B374" w14:textId="7777777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Cash and funds management</w:t>
      </w:r>
    </w:p>
    <w:p w14:paraId="4BA1468B" w14:textId="348113F4"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Financial scrutiny of proposals/financial concurrence</w:t>
      </w:r>
    </w:p>
    <w:p w14:paraId="23C831C9" w14:textId="43258BB3"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Formulation of proposal for tariff determination (Aeronautical charges)</w:t>
      </w:r>
    </w:p>
    <w:p w14:paraId="4A9FA101" w14:textId="1AD4BA5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Formulation of Annual Revenue and capital Expenditure Budgets</w:t>
      </w:r>
    </w:p>
    <w:p w14:paraId="6C61ECAC" w14:textId="1C3A1FBF"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Maintenance of Cash book, Bank book, General ledger and Subsidiary ledgers</w:t>
      </w:r>
    </w:p>
    <w:p w14:paraId="3127129D" w14:textId="0289BA15"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Compilation of Annual Accounts</w:t>
      </w:r>
    </w:p>
    <w:p w14:paraId="3BDE8213" w14:textId="2C287A9D"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Annual Report for AAI</w:t>
      </w:r>
    </w:p>
    <w:p w14:paraId="073106A4" w14:textId="44A14F61"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Introduction of appropriate accounting policies</w:t>
      </w:r>
    </w:p>
    <w:p w14:paraId="540EE93A" w14:textId="776B8071"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Compilation of Management Information Systems (MIS)</w:t>
      </w:r>
    </w:p>
    <w:p w14:paraId="7EFEFAE1" w14:textId="7777777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Debtors Management</w:t>
      </w:r>
    </w:p>
    <w:p w14:paraId="652EB343" w14:textId="641B867D"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Timely remittance of statutory and other deductions</w:t>
      </w:r>
    </w:p>
    <w:p w14:paraId="52D720D2" w14:textId="7777777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Timely filing of statutory returns as per Income Tax, Sales Tax, Service Tax, Service Tax, Foreign trade policy etc.</w:t>
      </w:r>
    </w:p>
    <w:p w14:paraId="4B5893BD" w14:textId="7DB1B07B"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Corporate Taxation &amp; statutory levies</w:t>
      </w:r>
    </w:p>
    <w:p w14:paraId="4FE604B7" w14:textId="7777777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Administration of CPF/Gratuity trusts/Pension</w:t>
      </w:r>
    </w:p>
    <w:p w14:paraId="7B5E10F3" w14:textId="338AB60F"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Safe custody of financial instruments and timely actions for deposits and encashment etc.</w:t>
      </w:r>
    </w:p>
    <w:p w14:paraId="0FD579E1" w14:textId="77777777"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Monitoring of Joint Venture Companies</w:t>
      </w:r>
    </w:p>
    <w:p w14:paraId="3BC683DC" w14:textId="55E591A4" w:rsidR="00DF6D12" w:rsidRPr="00DF6D12" w:rsidRDefault="00DF6D12" w:rsidP="00DF6D12">
      <w:pPr>
        <w:pStyle w:val="ListParagraph"/>
        <w:numPr>
          <w:ilvl w:val="0"/>
          <w:numId w:val="5"/>
        </w:numPr>
        <w:rPr>
          <w:noProof/>
          <w:color w:val="000000" w:themeColor="text1"/>
          <w:sz w:val="32"/>
          <w:szCs w:val="32"/>
          <w:lang w:val="en-US"/>
        </w:rPr>
      </w:pPr>
      <w:r w:rsidRPr="00DF6D12">
        <w:rPr>
          <w:noProof/>
          <w:color w:val="000000" w:themeColor="text1"/>
          <w:sz w:val="32"/>
          <w:szCs w:val="32"/>
          <w:lang w:val="en-US"/>
        </w:rPr>
        <w:t>Internal Auditing</w:t>
      </w:r>
    </w:p>
    <w:p w14:paraId="0323AA1C" w14:textId="510ED484" w:rsidR="00DF6D12" w:rsidRDefault="00DF6D12">
      <w:pPr>
        <w:rPr>
          <w:noProof/>
          <w:color w:val="000000" w:themeColor="text1"/>
          <w:sz w:val="28"/>
          <w:szCs w:val="28"/>
          <w:lang w:val="en-US"/>
        </w:rPr>
      </w:pPr>
      <w:r>
        <w:rPr>
          <w:noProof/>
          <w:color w:val="000000" w:themeColor="text1"/>
          <w:sz w:val="28"/>
          <w:szCs w:val="28"/>
          <w:lang w:val="en-US"/>
        </w:rPr>
        <w:br w:type="page"/>
      </w:r>
    </w:p>
    <w:p w14:paraId="365BB0A9" w14:textId="4EE4A6EA" w:rsidR="00577B1E" w:rsidRDefault="00CB0285">
      <w:pPr>
        <w:rPr>
          <w:noProof/>
          <w:color w:val="000000" w:themeColor="text1"/>
          <w:sz w:val="28"/>
          <w:szCs w:val="28"/>
          <w:lang w:val="en-US"/>
        </w:rPr>
      </w:pPr>
      <w:r>
        <w:rPr>
          <w:rFonts w:ascii="Arial Black" w:hAnsi="Arial Black"/>
          <w:b/>
          <w:bCs/>
          <w:noProof/>
          <w:color w:val="000000" w:themeColor="text1"/>
          <w:sz w:val="96"/>
          <w:szCs w:val="96"/>
          <w:lang w:val="en-US"/>
        </w:rPr>
        <w:lastRenderedPageBreak/>
        <w:drawing>
          <wp:anchor distT="0" distB="0" distL="114300" distR="114300" simplePos="0" relativeHeight="251676672" behindDoc="0" locked="0" layoutInCell="1" allowOverlap="1" wp14:anchorId="2D153F30" wp14:editId="2ADA06C1">
            <wp:simplePos x="0" y="0"/>
            <wp:positionH relativeFrom="column">
              <wp:posOffset>-142240</wp:posOffset>
            </wp:positionH>
            <wp:positionV relativeFrom="page">
              <wp:posOffset>365809</wp:posOffset>
            </wp:positionV>
            <wp:extent cx="914400" cy="914400"/>
            <wp:effectExtent l="0" t="0" r="0" b="0"/>
            <wp:wrapNone/>
            <wp:docPr id="835854537" name="Graphic 7" descr="Business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4537" name="Graphic 835854537" descr="Business Growth"/>
                    <pic:cNvPicPr/>
                  </pic:nvPicPr>
                  <pic:blipFill>
                    <a:blip r:embed="rId23">
                      <a:extLs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anchor>
        </w:drawing>
      </w:r>
      <w:r w:rsidR="00577B1E">
        <w:rPr>
          <w:rFonts w:ascii="Arial Black" w:hAnsi="Arial Black"/>
          <w:b/>
          <w:bCs/>
          <w:noProof/>
          <w:color w:val="000000" w:themeColor="text1"/>
          <w:sz w:val="96"/>
          <w:szCs w:val="96"/>
          <w:lang w:val="en-US"/>
        </w:rPr>
        <w:drawing>
          <wp:anchor distT="0" distB="0" distL="114300" distR="114300" simplePos="0" relativeHeight="251672576" behindDoc="0" locked="0" layoutInCell="1" allowOverlap="1" wp14:anchorId="000BCA27" wp14:editId="18468DFB">
            <wp:simplePos x="0" y="0"/>
            <wp:positionH relativeFrom="column">
              <wp:posOffset>5397707</wp:posOffset>
            </wp:positionH>
            <wp:positionV relativeFrom="page">
              <wp:posOffset>318563</wp:posOffset>
            </wp:positionV>
            <wp:extent cx="914400" cy="914400"/>
            <wp:effectExtent l="0" t="0" r="0" b="0"/>
            <wp:wrapNone/>
            <wp:docPr id="1559872768" name="Graphic 8" descr="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72768" name="Graphic 1559872768" descr="Hierarchy"/>
                    <pic:cNvPicPr/>
                  </pic:nvPicPr>
                  <pic:blipFill>
                    <a:blip r:embed="rId25">
                      <a:extLs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anchor>
        </w:drawing>
      </w:r>
    </w:p>
    <w:p w14:paraId="57983EC6" w14:textId="17D48A44" w:rsidR="00DF6D12" w:rsidRPr="00577B1E" w:rsidRDefault="00117550" w:rsidP="0067501F">
      <w:pPr>
        <w:rPr>
          <w:rFonts w:ascii="Arial Black" w:hAnsi="Arial Black"/>
          <w:b/>
          <w:bCs/>
          <w:noProof/>
          <w:color w:val="000000" w:themeColor="text1"/>
          <w:sz w:val="40"/>
          <w:szCs w:val="40"/>
          <w:lang w:val="en-US"/>
        </w:rPr>
      </w:pPr>
      <w:r w:rsidRPr="003B52A2">
        <w:rPr>
          <w:rFonts w:ascii="Arial Black" w:hAnsi="Arial Black"/>
          <w:b/>
          <w:bCs/>
          <w:noProof/>
          <w:sz w:val="160"/>
          <w:szCs w:val="160"/>
          <w:lang w:val="en-US"/>
        </w:rPr>
        <w:drawing>
          <wp:anchor distT="0" distB="0" distL="114300" distR="114300" simplePos="0" relativeHeight="251646976" behindDoc="0" locked="0" layoutInCell="1" allowOverlap="1" wp14:anchorId="57D179FB" wp14:editId="4B7B5B5D">
            <wp:simplePos x="0" y="0"/>
            <wp:positionH relativeFrom="column">
              <wp:posOffset>-607658</wp:posOffset>
            </wp:positionH>
            <wp:positionV relativeFrom="page">
              <wp:posOffset>3218953</wp:posOffset>
            </wp:positionV>
            <wp:extent cx="6756071" cy="4215740"/>
            <wp:effectExtent l="0" t="0" r="6985" b="0"/>
            <wp:wrapNone/>
            <wp:docPr id="5747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099" name="Picture 57474099"/>
                    <pic:cNvPicPr/>
                  </pic:nvPicPr>
                  <pic:blipFill>
                    <a:blip r:embed="rId27">
                      <a:extLst>
                        <a:ext uri="{28A0092B-C50C-407E-A947-70E740481C1C}">
                          <a14:useLocalDpi xmlns:a14="http://schemas.microsoft.com/office/drawing/2010/main" val="0"/>
                        </a:ext>
                      </a:extLst>
                    </a:blip>
                    <a:stretch>
                      <a:fillRect/>
                    </a:stretch>
                  </pic:blipFill>
                  <pic:spPr>
                    <a:xfrm>
                      <a:off x="0" y="0"/>
                      <a:ext cx="6756071" cy="4215740"/>
                    </a:xfrm>
                    <a:prstGeom prst="rect">
                      <a:avLst/>
                    </a:prstGeom>
                  </pic:spPr>
                </pic:pic>
              </a:graphicData>
            </a:graphic>
            <wp14:sizeRelH relativeFrom="margin">
              <wp14:pctWidth>0</wp14:pctWidth>
            </wp14:sizeRelH>
            <wp14:sizeRelV relativeFrom="margin">
              <wp14:pctHeight>0</wp14:pctHeight>
            </wp14:sizeRelV>
          </wp:anchor>
        </w:drawing>
      </w:r>
      <w:r w:rsidR="003B52A2">
        <w:rPr>
          <w:rFonts w:ascii="Arial Black" w:hAnsi="Arial Black"/>
          <w:b/>
          <w:bCs/>
          <w:noProof/>
          <w:sz w:val="72"/>
          <w:szCs w:val="72"/>
          <w:lang w:val="en-US"/>
        </w:rPr>
        <w:t xml:space="preserve">   </w:t>
      </w:r>
      <w:r w:rsidR="00BF6297">
        <w:rPr>
          <w:rFonts w:ascii="Arial Black" w:hAnsi="Arial Black"/>
          <w:b/>
          <w:bCs/>
          <w:noProof/>
          <w:sz w:val="72"/>
          <w:szCs w:val="72"/>
          <w:lang w:val="en-US"/>
        </w:rPr>
        <w:t xml:space="preserve"> </w:t>
      </w:r>
      <w:r w:rsidR="0067501F" w:rsidRPr="003B52A2">
        <w:rPr>
          <w:rFonts w:ascii="Arial Black" w:hAnsi="Arial Black"/>
          <w:b/>
          <w:bCs/>
          <w:noProof/>
          <w:sz w:val="56"/>
          <w:szCs w:val="56"/>
          <w:lang w:val="en-US"/>
        </w:rPr>
        <w:t>1.8</w:t>
      </w:r>
      <w:r w:rsidR="00CB0285" w:rsidRPr="003B52A2">
        <w:rPr>
          <w:rFonts w:ascii="Arial Black" w:hAnsi="Arial Black"/>
          <w:b/>
          <w:bCs/>
          <w:noProof/>
          <w:sz w:val="56"/>
          <w:szCs w:val="56"/>
          <w:lang w:val="en-US"/>
        </w:rPr>
        <w:t xml:space="preserve"> </w:t>
      </w:r>
      <w:r w:rsidR="00577B1E" w:rsidRPr="003B52A2">
        <w:rPr>
          <w:rFonts w:ascii="Arial Black" w:hAnsi="Arial Black"/>
          <w:b/>
          <w:bCs/>
          <w:noProof/>
          <w:sz w:val="56"/>
          <w:szCs w:val="56"/>
          <w:lang w:val="en-US"/>
        </w:rPr>
        <w:t>REVENUE</w:t>
      </w:r>
      <w:r w:rsidR="0067501F" w:rsidRPr="003B52A2">
        <w:rPr>
          <w:rFonts w:ascii="Arial Black" w:hAnsi="Arial Black"/>
          <w:b/>
          <w:bCs/>
          <w:noProof/>
          <w:sz w:val="56"/>
          <w:szCs w:val="56"/>
          <w:lang w:val="en-US"/>
        </w:rPr>
        <w:t xml:space="preserve"> </w:t>
      </w:r>
      <w:r w:rsidR="00577B1E" w:rsidRPr="003B52A2">
        <w:rPr>
          <w:rFonts w:ascii="Arial Black" w:hAnsi="Arial Black"/>
          <w:b/>
          <w:bCs/>
          <w:noProof/>
          <w:sz w:val="56"/>
          <w:szCs w:val="56"/>
          <w:lang w:val="en-US"/>
        </w:rPr>
        <w:t>MODEL</w:t>
      </w:r>
      <w:r w:rsidR="00DF6D12" w:rsidRPr="00577B1E">
        <w:rPr>
          <w:rFonts w:ascii="Arial Black" w:hAnsi="Arial Black"/>
          <w:b/>
          <w:bCs/>
          <w:noProof/>
          <w:color w:val="000000" w:themeColor="text1"/>
          <w:sz w:val="28"/>
          <w:szCs w:val="28"/>
          <w:lang w:val="en-US"/>
        </w:rPr>
        <w:br w:type="page"/>
      </w:r>
    </w:p>
    <w:p w14:paraId="3048BC74" w14:textId="3FCB0C53" w:rsidR="00117550" w:rsidRPr="0067501F" w:rsidRDefault="0067501F" w:rsidP="00117550">
      <w:pPr>
        <w:rPr>
          <w:noProof/>
          <w:color w:val="000000" w:themeColor="text1"/>
          <w:sz w:val="36"/>
          <w:szCs w:val="36"/>
          <w:lang w:val="en-US"/>
        </w:rPr>
      </w:pPr>
      <w:r w:rsidRPr="0067501F">
        <w:rPr>
          <w:noProof/>
          <w:color w:val="000000" w:themeColor="text1"/>
          <w:sz w:val="36"/>
          <w:szCs w:val="36"/>
          <w:lang w:val="en-US"/>
        </w:rPr>
        <w:lastRenderedPageBreak/>
        <w:t xml:space="preserve">1.81 </w:t>
      </w:r>
      <w:r w:rsidR="00117550" w:rsidRPr="0067501F">
        <w:rPr>
          <w:noProof/>
          <w:color w:val="000000" w:themeColor="text1"/>
          <w:sz w:val="36"/>
          <w:szCs w:val="36"/>
          <w:lang w:val="en-US"/>
        </w:rPr>
        <w:t>Responsibilities of Revenue Department</w:t>
      </w:r>
    </w:p>
    <w:p w14:paraId="503F4C38"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Creation of Bill to various Airlines &amp; Concessioner in respect of Airport Services &amp; Commercial Contract.</w:t>
      </w:r>
    </w:p>
    <w:p w14:paraId="0B327EB7"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Transfer of Bill in respect of Foreign Airlines i.e. Landing &amp; Overflying to IATA</w:t>
      </w:r>
    </w:p>
    <w:p w14:paraId="7F210FA8"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Collection of Sundry Debtors</w:t>
      </w:r>
    </w:p>
    <w:p w14:paraId="0E19DEFE"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Bank Reconciliation.</w:t>
      </w:r>
    </w:p>
    <w:p w14:paraId="552BC09E"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Providing Credit Facilities to Aircraft Operator</w:t>
      </w:r>
    </w:p>
    <w:p w14:paraId="4EE0A7F2"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Preparation of Revenue Budget</w:t>
      </w:r>
    </w:p>
    <w:p w14:paraId="28650CA4"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Reply of Audit Reports &amp; Observation.</w:t>
      </w:r>
    </w:p>
    <w:p w14:paraId="4941549F"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Provision of Bad Debts etc.</w:t>
      </w:r>
    </w:p>
    <w:p w14:paraId="5750B1A3" w14:textId="77777777" w:rsidR="00117550" w:rsidRPr="00117550" w:rsidRDefault="00117550" w:rsidP="00117550">
      <w:pPr>
        <w:pStyle w:val="ListParagraph"/>
        <w:numPr>
          <w:ilvl w:val="0"/>
          <w:numId w:val="6"/>
        </w:numPr>
        <w:rPr>
          <w:noProof/>
          <w:color w:val="000000" w:themeColor="text1"/>
          <w:sz w:val="28"/>
          <w:szCs w:val="28"/>
          <w:lang w:val="en-US"/>
        </w:rPr>
      </w:pPr>
      <w:r w:rsidRPr="00117550">
        <w:rPr>
          <w:noProof/>
          <w:color w:val="000000" w:themeColor="text1"/>
          <w:sz w:val="28"/>
          <w:szCs w:val="28"/>
          <w:lang w:val="en-US"/>
        </w:rPr>
        <w:t>Main sources of revenue</w:t>
      </w:r>
    </w:p>
    <w:p w14:paraId="4DBBAAE8" w14:textId="77777777" w:rsidR="00117550" w:rsidRPr="00117550" w:rsidRDefault="00117550" w:rsidP="00117550">
      <w:pPr>
        <w:rPr>
          <w:noProof/>
          <w:color w:val="000000" w:themeColor="text1"/>
          <w:sz w:val="28"/>
          <w:szCs w:val="28"/>
          <w:lang w:val="en-US"/>
        </w:rPr>
      </w:pPr>
    </w:p>
    <w:p w14:paraId="33986751"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Sources of revenue that accrue to AAI can be classified into three categories that are as following</w:t>
      </w:r>
    </w:p>
    <w:p w14:paraId="78C04A84" w14:textId="77777777" w:rsidR="00117550" w:rsidRPr="00117550" w:rsidRDefault="00117550" w:rsidP="00117550">
      <w:pPr>
        <w:rPr>
          <w:noProof/>
          <w:color w:val="000000" w:themeColor="text1"/>
          <w:sz w:val="28"/>
          <w:szCs w:val="28"/>
          <w:lang w:val="en-US"/>
        </w:rPr>
      </w:pPr>
    </w:p>
    <w:p w14:paraId="03F79DB9"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1. Traffic Revenue</w:t>
      </w:r>
    </w:p>
    <w:p w14:paraId="061AE44E"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2. Non Traffic Revenue</w:t>
      </w:r>
    </w:p>
    <w:p w14:paraId="52FCFA4D"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3. Cargo Revenue</w:t>
      </w:r>
    </w:p>
    <w:p w14:paraId="08FCCF6C"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4. Airport Leasing Revenue</w:t>
      </w:r>
    </w:p>
    <w:p w14:paraId="65AE199B" w14:textId="77777777" w:rsidR="00117550" w:rsidRPr="00117550" w:rsidRDefault="00117550" w:rsidP="00117550">
      <w:pPr>
        <w:rPr>
          <w:noProof/>
          <w:color w:val="000000" w:themeColor="text1"/>
          <w:sz w:val="28"/>
          <w:szCs w:val="28"/>
          <w:lang w:val="en-US"/>
        </w:rPr>
      </w:pPr>
    </w:p>
    <w:p w14:paraId="63193210" w14:textId="6BA4955B" w:rsidR="00117550" w:rsidRPr="00117550" w:rsidRDefault="00117550" w:rsidP="00117550">
      <w:pPr>
        <w:rPr>
          <w:noProof/>
          <w:color w:val="000000" w:themeColor="text1"/>
          <w:sz w:val="36"/>
          <w:szCs w:val="36"/>
          <w:u w:val="single"/>
          <w:lang w:val="en-US"/>
        </w:rPr>
      </w:pPr>
      <w:r w:rsidRPr="00117550">
        <w:rPr>
          <w:noProof/>
          <w:color w:val="000000" w:themeColor="text1"/>
          <w:sz w:val="36"/>
          <w:szCs w:val="36"/>
          <w:u w:val="single"/>
          <w:lang w:val="en-US"/>
        </w:rPr>
        <w:t xml:space="preserve">1. Traffic Revenue </w:t>
      </w:r>
    </w:p>
    <w:p w14:paraId="58A27916" w14:textId="77777777" w:rsidR="00117550" w:rsidRPr="00117550" w:rsidRDefault="00117550" w:rsidP="00117550">
      <w:pPr>
        <w:rPr>
          <w:noProof/>
          <w:color w:val="000000" w:themeColor="text1"/>
          <w:sz w:val="28"/>
          <w:szCs w:val="28"/>
          <w:lang w:val="en-US"/>
        </w:rPr>
      </w:pPr>
    </w:p>
    <w:p w14:paraId="6C0C22B2" w14:textId="7D500557" w:rsidR="00117550" w:rsidRPr="00117550" w:rsidRDefault="00117550" w:rsidP="009F30EB">
      <w:pPr>
        <w:jc w:val="both"/>
        <w:rPr>
          <w:noProof/>
          <w:color w:val="000000" w:themeColor="text1"/>
          <w:sz w:val="28"/>
          <w:szCs w:val="28"/>
          <w:lang w:val="en-US"/>
        </w:rPr>
      </w:pPr>
      <w:r w:rsidRPr="00415E7D">
        <w:rPr>
          <w:b/>
          <w:bCs/>
          <w:noProof/>
          <w:color w:val="000000" w:themeColor="text1"/>
          <w:sz w:val="28"/>
          <w:szCs w:val="28"/>
          <w:lang w:val="en-US"/>
        </w:rPr>
        <w:t>1. Route Navigation Facilities Charges</w:t>
      </w:r>
      <w:r w:rsidRPr="00117550">
        <w:rPr>
          <w:noProof/>
          <w:color w:val="000000" w:themeColor="text1"/>
          <w:sz w:val="28"/>
          <w:szCs w:val="28"/>
          <w:lang w:val="en-US"/>
        </w:rPr>
        <w:t>-</w:t>
      </w:r>
      <w:r w:rsidR="009F30EB">
        <w:rPr>
          <w:noProof/>
          <w:color w:val="000000" w:themeColor="text1"/>
          <w:sz w:val="28"/>
          <w:szCs w:val="28"/>
          <w:lang w:val="en-US"/>
        </w:rPr>
        <w:t xml:space="preserve"> </w:t>
      </w:r>
      <w:r w:rsidRPr="00117550">
        <w:rPr>
          <w:noProof/>
          <w:color w:val="000000" w:themeColor="text1"/>
          <w:sz w:val="28"/>
          <w:szCs w:val="28"/>
          <w:lang w:val="en-US"/>
        </w:rPr>
        <w:t>This is charged for navigating the aircraft to its destination from the departed airport. Route navigation is also provided to all overflying aircraft in the Indian airspace. Basically, the charges are charged on weight (All Up Weight) of the aircraft and the distance flown. ATC Radar Controllers provide route navigation.</w:t>
      </w:r>
    </w:p>
    <w:p w14:paraId="289C0179" w14:textId="77777777" w:rsidR="00117550" w:rsidRPr="00117550" w:rsidRDefault="00117550" w:rsidP="00117550">
      <w:pPr>
        <w:rPr>
          <w:noProof/>
          <w:color w:val="000000" w:themeColor="text1"/>
          <w:sz w:val="28"/>
          <w:szCs w:val="28"/>
          <w:lang w:val="en-US"/>
        </w:rPr>
      </w:pPr>
    </w:p>
    <w:p w14:paraId="03F14DB6" w14:textId="77777777" w:rsidR="00117550" w:rsidRPr="00415E7D" w:rsidRDefault="00117550" w:rsidP="00117550">
      <w:pPr>
        <w:rPr>
          <w:b/>
          <w:bCs/>
          <w:noProof/>
          <w:color w:val="000000" w:themeColor="text1"/>
          <w:sz w:val="28"/>
          <w:szCs w:val="28"/>
          <w:lang w:val="en-US"/>
        </w:rPr>
      </w:pPr>
      <w:r w:rsidRPr="00415E7D">
        <w:rPr>
          <w:b/>
          <w:bCs/>
          <w:noProof/>
          <w:color w:val="000000" w:themeColor="text1"/>
          <w:sz w:val="28"/>
          <w:szCs w:val="28"/>
          <w:lang w:val="en-US"/>
        </w:rPr>
        <w:t xml:space="preserve">Π. </w:t>
      </w:r>
      <w:r w:rsidRPr="00415E7D">
        <w:rPr>
          <w:b/>
          <w:bCs/>
          <w:noProof/>
          <w:color w:val="000000" w:themeColor="text1"/>
          <w:sz w:val="28"/>
          <w:szCs w:val="28"/>
          <w:u w:val="single"/>
          <w:lang w:val="en-US"/>
        </w:rPr>
        <w:t>Route Navigation Facility Charges (RNFC)</w:t>
      </w:r>
    </w:p>
    <w:p w14:paraId="5B3EEEEC" w14:textId="77777777" w:rsidR="00117550" w:rsidRPr="00117550" w:rsidRDefault="00117550" w:rsidP="00117550">
      <w:pPr>
        <w:rPr>
          <w:noProof/>
          <w:color w:val="000000" w:themeColor="text1"/>
          <w:sz w:val="28"/>
          <w:szCs w:val="28"/>
          <w:lang w:val="en-US"/>
        </w:rPr>
      </w:pPr>
    </w:p>
    <w:p w14:paraId="1860A93B" w14:textId="7777777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 xml:space="preserve">111. a) </w:t>
      </w:r>
      <w:r w:rsidRPr="00415E7D">
        <w:rPr>
          <w:noProof/>
          <w:color w:val="000000" w:themeColor="text1"/>
          <w:sz w:val="32"/>
          <w:szCs w:val="32"/>
          <w:u w:val="single"/>
          <w:lang w:val="en-US"/>
        </w:rPr>
        <w:t>RNFC for Landing Flights</w:t>
      </w:r>
      <w:r w:rsidRPr="00117550">
        <w:rPr>
          <w:noProof/>
          <w:color w:val="000000" w:themeColor="text1"/>
          <w:sz w:val="28"/>
          <w:szCs w:val="28"/>
          <w:lang w:val="en-US"/>
        </w:rPr>
        <w:t>:</w:t>
      </w:r>
    </w:p>
    <w:p w14:paraId="3D9B5EA2" w14:textId="7C64DA47"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 xml:space="preserve">IV. </w:t>
      </w:r>
      <w:r w:rsidR="00415E7D">
        <w:rPr>
          <w:noProof/>
          <w:color w:val="000000" w:themeColor="text1"/>
          <w:sz w:val="28"/>
          <w:szCs w:val="28"/>
          <w:lang w:val="en-US"/>
        </w:rPr>
        <w:t xml:space="preserve"> </w:t>
      </w:r>
      <w:r w:rsidRPr="00117550">
        <w:rPr>
          <w:noProof/>
          <w:color w:val="000000" w:themeColor="text1"/>
          <w:sz w:val="28"/>
          <w:szCs w:val="28"/>
          <w:lang w:val="en-US"/>
        </w:rPr>
        <w:t>RNFCRs.(RxDxW)</w:t>
      </w:r>
    </w:p>
    <w:p w14:paraId="30875D4F" w14:textId="3A4A92E6" w:rsidR="00117550" w:rsidRPr="00117550" w:rsidRDefault="00117550" w:rsidP="00117550">
      <w:pPr>
        <w:rPr>
          <w:noProof/>
          <w:color w:val="000000" w:themeColor="text1"/>
          <w:sz w:val="28"/>
          <w:szCs w:val="28"/>
          <w:lang w:val="en-US"/>
        </w:rPr>
      </w:pPr>
      <w:r w:rsidRPr="00117550">
        <w:rPr>
          <w:noProof/>
          <w:color w:val="000000" w:themeColor="text1"/>
          <w:sz w:val="28"/>
          <w:szCs w:val="28"/>
          <w:lang w:val="en-US"/>
        </w:rPr>
        <w:t>V.</w:t>
      </w:r>
      <w:r w:rsidR="00415E7D">
        <w:rPr>
          <w:noProof/>
          <w:color w:val="000000" w:themeColor="text1"/>
          <w:sz w:val="28"/>
          <w:szCs w:val="28"/>
          <w:lang w:val="en-US"/>
        </w:rPr>
        <w:t xml:space="preserve">  </w:t>
      </w:r>
      <w:r w:rsidRPr="00117550">
        <w:rPr>
          <w:noProof/>
          <w:color w:val="000000" w:themeColor="text1"/>
          <w:sz w:val="28"/>
          <w:szCs w:val="28"/>
          <w:lang w:val="en-US"/>
        </w:rPr>
        <w:t xml:space="preserve"> R-Rs.4620/-</w:t>
      </w:r>
    </w:p>
    <w:p w14:paraId="1B1C6374" w14:textId="77777777" w:rsidR="00415E7D" w:rsidRDefault="00117550" w:rsidP="00117550">
      <w:pPr>
        <w:rPr>
          <w:noProof/>
          <w:color w:val="000000" w:themeColor="text1"/>
          <w:sz w:val="28"/>
          <w:szCs w:val="28"/>
          <w:lang w:val="en-US"/>
        </w:rPr>
      </w:pPr>
      <w:r w:rsidRPr="00117550">
        <w:rPr>
          <w:noProof/>
          <w:color w:val="000000" w:themeColor="text1"/>
          <w:sz w:val="28"/>
          <w:szCs w:val="28"/>
          <w:lang w:val="en-US"/>
        </w:rPr>
        <w:t>VI. D=(GCD/100) with GCD cap as 1200 NM</w:t>
      </w:r>
    </w:p>
    <w:p w14:paraId="74006EF1" w14:textId="59F262CF"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VII.</w:t>
      </w:r>
      <w:r>
        <w:rPr>
          <w:noProof/>
          <w:color w:val="000000" w:themeColor="text1"/>
          <w:sz w:val="28"/>
          <w:szCs w:val="28"/>
          <w:lang w:val="en-US"/>
        </w:rPr>
        <w:t xml:space="preserve"> </w:t>
      </w:r>
      <w:r w:rsidRPr="00415E7D">
        <w:rPr>
          <w:noProof/>
          <w:color w:val="000000" w:themeColor="text1"/>
          <w:sz w:val="28"/>
          <w:szCs w:val="28"/>
          <w:lang w:val="en-US"/>
        </w:rPr>
        <w:t>W(AUW/50000) with AUW cap as 2,00,000 Kilograms</w:t>
      </w:r>
    </w:p>
    <w:p w14:paraId="2C6D88B2" w14:textId="42C5968F"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VIII.</w:t>
      </w:r>
      <w:r>
        <w:rPr>
          <w:noProof/>
          <w:color w:val="000000" w:themeColor="text1"/>
          <w:sz w:val="28"/>
          <w:szCs w:val="28"/>
          <w:lang w:val="en-US"/>
        </w:rPr>
        <w:t xml:space="preserve"> </w:t>
      </w:r>
      <w:r w:rsidRPr="00415E7D">
        <w:rPr>
          <w:noProof/>
          <w:color w:val="000000" w:themeColor="text1"/>
          <w:sz w:val="28"/>
          <w:szCs w:val="28"/>
          <w:lang w:val="en-US"/>
        </w:rPr>
        <w:t>Abbreviations used:</w:t>
      </w:r>
    </w:p>
    <w:p w14:paraId="2ACA72BD" w14:textId="1E8CA040"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IX</w:t>
      </w:r>
      <w:r>
        <w:rPr>
          <w:noProof/>
          <w:color w:val="000000" w:themeColor="text1"/>
          <w:sz w:val="28"/>
          <w:szCs w:val="28"/>
          <w:lang w:val="en-US"/>
        </w:rPr>
        <w:t xml:space="preserve"> .</w:t>
      </w:r>
      <w:r w:rsidRPr="00415E7D">
        <w:rPr>
          <w:noProof/>
          <w:color w:val="000000" w:themeColor="text1"/>
          <w:sz w:val="28"/>
          <w:szCs w:val="28"/>
          <w:lang w:val="en-US"/>
        </w:rPr>
        <w:t>R</w:t>
      </w:r>
      <w:r>
        <w:rPr>
          <w:noProof/>
          <w:color w:val="000000" w:themeColor="text1"/>
          <w:sz w:val="28"/>
          <w:szCs w:val="28"/>
          <w:lang w:val="en-US"/>
        </w:rPr>
        <w:t>=</w:t>
      </w:r>
      <w:r w:rsidRPr="00415E7D">
        <w:rPr>
          <w:noProof/>
          <w:color w:val="000000" w:themeColor="text1"/>
          <w:sz w:val="28"/>
          <w:szCs w:val="28"/>
          <w:lang w:val="en-US"/>
        </w:rPr>
        <w:t>Service Unit Rate</w:t>
      </w:r>
    </w:p>
    <w:p w14:paraId="2FAF8138" w14:textId="6366F41D"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w:t>
      </w:r>
      <w:r>
        <w:rPr>
          <w:noProof/>
          <w:color w:val="000000" w:themeColor="text1"/>
          <w:sz w:val="28"/>
          <w:szCs w:val="28"/>
          <w:lang w:val="en-US"/>
        </w:rPr>
        <w:t>.</w:t>
      </w:r>
      <w:r w:rsidRPr="00415E7D">
        <w:rPr>
          <w:noProof/>
          <w:color w:val="000000" w:themeColor="text1"/>
          <w:sz w:val="28"/>
          <w:szCs w:val="28"/>
          <w:lang w:val="en-US"/>
        </w:rPr>
        <w:t xml:space="preserve"> D-Distance Factor</w:t>
      </w:r>
    </w:p>
    <w:p w14:paraId="3E4F55BB" w14:textId="3949D8B0"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XI.</w:t>
      </w:r>
      <w:r>
        <w:rPr>
          <w:noProof/>
          <w:color w:val="000000" w:themeColor="text1"/>
          <w:sz w:val="28"/>
          <w:szCs w:val="28"/>
          <w:lang w:val="en-US"/>
        </w:rPr>
        <w:t xml:space="preserve"> </w:t>
      </w:r>
      <w:r w:rsidRPr="00415E7D">
        <w:rPr>
          <w:noProof/>
          <w:color w:val="000000" w:themeColor="text1"/>
          <w:sz w:val="28"/>
          <w:szCs w:val="28"/>
          <w:lang w:val="en-US"/>
        </w:rPr>
        <w:t>W-Weight Factor</w:t>
      </w:r>
    </w:p>
    <w:p w14:paraId="671C9F52" w14:textId="55962C89"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ΧΙΠ.GCD-Great Circle Distance in NM</w:t>
      </w:r>
    </w:p>
    <w:p w14:paraId="487BE82B" w14:textId="77777777" w:rsidR="00415E7D" w:rsidRDefault="00415E7D" w:rsidP="00415E7D">
      <w:pPr>
        <w:rPr>
          <w:noProof/>
          <w:color w:val="000000" w:themeColor="text1"/>
          <w:sz w:val="28"/>
          <w:szCs w:val="28"/>
          <w:lang w:val="en-US"/>
        </w:rPr>
      </w:pPr>
      <w:r w:rsidRPr="00415E7D">
        <w:rPr>
          <w:noProof/>
          <w:color w:val="000000" w:themeColor="text1"/>
          <w:sz w:val="28"/>
          <w:szCs w:val="28"/>
          <w:lang w:val="en-US"/>
        </w:rPr>
        <w:t>ΧΙΠ.AUW All Up Weight of aircraft in Kilograms</w:t>
      </w:r>
    </w:p>
    <w:p w14:paraId="3FAC2B4F" w14:textId="53C2DF41" w:rsidR="00415E7D" w:rsidRPr="00415E7D" w:rsidRDefault="00415E7D" w:rsidP="00415E7D">
      <w:pPr>
        <w:rPr>
          <w:b/>
          <w:bCs/>
          <w:noProof/>
          <w:color w:val="000000" w:themeColor="text1"/>
          <w:sz w:val="28"/>
          <w:szCs w:val="28"/>
          <w:u w:val="single"/>
          <w:lang w:val="en-US"/>
        </w:rPr>
      </w:pPr>
      <w:r w:rsidRPr="00415E7D">
        <w:rPr>
          <w:noProof/>
          <w:color w:val="000000" w:themeColor="text1"/>
          <w:sz w:val="28"/>
          <w:szCs w:val="28"/>
          <w:lang w:val="en-US"/>
        </w:rPr>
        <w:t xml:space="preserve">XIV.b) </w:t>
      </w:r>
      <w:r w:rsidRPr="00415E7D">
        <w:rPr>
          <w:b/>
          <w:bCs/>
          <w:noProof/>
          <w:color w:val="000000" w:themeColor="text1"/>
          <w:sz w:val="28"/>
          <w:szCs w:val="28"/>
          <w:u w:val="single"/>
          <w:lang w:val="en-US"/>
        </w:rPr>
        <w:t>RNFC for Overflying = Rs.(R x D x W) + Rs. 4.400/-</w:t>
      </w:r>
    </w:p>
    <w:p w14:paraId="1EB297A3" w14:textId="6E4D13B9"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XV.c</w:t>
      </w:r>
      <w:r w:rsidRPr="00415E7D">
        <w:rPr>
          <w:b/>
          <w:bCs/>
          <w:noProof/>
          <w:color w:val="000000" w:themeColor="text1"/>
          <w:sz w:val="28"/>
          <w:szCs w:val="28"/>
          <w:u w:val="single"/>
          <w:lang w:val="en-US"/>
        </w:rPr>
        <w:t>) RNFC for Small Aircrafts registered in India:</w:t>
      </w:r>
    </w:p>
    <w:p w14:paraId="711D43DA" w14:textId="77777777" w:rsidR="00415E7D" w:rsidRDefault="00415E7D" w:rsidP="00415E7D">
      <w:pPr>
        <w:rPr>
          <w:noProof/>
          <w:color w:val="000000" w:themeColor="text1"/>
          <w:sz w:val="28"/>
          <w:szCs w:val="28"/>
          <w:lang w:val="en-US"/>
        </w:rPr>
      </w:pPr>
      <w:r w:rsidRPr="00415E7D">
        <w:rPr>
          <w:noProof/>
          <w:color w:val="000000" w:themeColor="text1"/>
          <w:sz w:val="28"/>
          <w:szCs w:val="28"/>
          <w:lang w:val="en-US"/>
        </w:rPr>
        <w:t xml:space="preserve">XVI.Route Navigation Facility Charges (RNFC) in respect of aircrafts with maximum All-Up Weight: - </w:t>
      </w:r>
    </w:p>
    <w:p w14:paraId="2D6EC8E6" w14:textId="13EC73A5"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XVII. (a) Up to 10,000 Kg's Shall be levied @ 20% of</w:t>
      </w:r>
    </w:p>
    <w:p w14:paraId="2C2109F4" w14:textId="77777777"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the applicable rates of weight-cum-distance formula; and</w:t>
      </w:r>
    </w:p>
    <w:p w14:paraId="553E2716" w14:textId="7E96EE37"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XVIII</w:t>
      </w:r>
      <w:r>
        <w:rPr>
          <w:noProof/>
          <w:color w:val="000000" w:themeColor="text1"/>
          <w:sz w:val="28"/>
          <w:szCs w:val="28"/>
          <w:lang w:val="en-US"/>
        </w:rPr>
        <w:t>.</w:t>
      </w:r>
      <w:r w:rsidRPr="00415E7D">
        <w:rPr>
          <w:noProof/>
          <w:color w:val="000000" w:themeColor="text1"/>
          <w:sz w:val="28"/>
          <w:szCs w:val="28"/>
          <w:lang w:val="en-US"/>
        </w:rPr>
        <w:t>(b) More than 10,000 Kg's to 20,000 Kg's shall be levied @ 40% of the applicable rates of</w:t>
      </w:r>
    </w:p>
    <w:p w14:paraId="528ECB30" w14:textId="79CDF527"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XIX</w:t>
      </w:r>
      <w:r>
        <w:rPr>
          <w:noProof/>
          <w:color w:val="000000" w:themeColor="text1"/>
          <w:sz w:val="28"/>
          <w:szCs w:val="28"/>
          <w:lang w:val="en-US"/>
        </w:rPr>
        <w:t>.</w:t>
      </w:r>
      <w:r w:rsidRPr="00415E7D">
        <w:rPr>
          <w:noProof/>
          <w:color w:val="000000" w:themeColor="text1"/>
          <w:sz w:val="28"/>
          <w:szCs w:val="28"/>
          <w:lang w:val="en-US"/>
        </w:rPr>
        <w:t>weight-cum-distance formula</w:t>
      </w:r>
    </w:p>
    <w:p w14:paraId="4B15D6B7" w14:textId="77777777" w:rsidR="00415E7D" w:rsidRPr="00415E7D" w:rsidRDefault="00415E7D" w:rsidP="00415E7D">
      <w:pPr>
        <w:rPr>
          <w:noProof/>
          <w:color w:val="000000" w:themeColor="text1"/>
          <w:sz w:val="28"/>
          <w:szCs w:val="28"/>
          <w:lang w:val="en-US"/>
        </w:rPr>
      </w:pPr>
    </w:p>
    <w:p w14:paraId="1FDB0200" w14:textId="098CD4B6" w:rsidR="00415E7D" w:rsidRPr="00415E7D" w:rsidRDefault="00415E7D" w:rsidP="009F30EB">
      <w:pPr>
        <w:jc w:val="both"/>
        <w:rPr>
          <w:noProof/>
          <w:color w:val="000000" w:themeColor="text1"/>
          <w:sz w:val="28"/>
          <w:szCs w:val="28"/>
          <w:lang w:val="en-US"/>
        </w:rPr>
      </w:pPr>
      <w:r w:rsidRPr="00415E7D">
        <w:rPr>
          <w:b/>
          <w:bCs/>
          <w:noProof/>
          <w:color w:val="000000" w:themeColor="text1"/>
          <w:sz w:val="28"/>
          <w:szCs w:val="28"/>
          <w:lang w:val="en-US"/>
        </w:rPr>
        <w:t xml:space="preserve">  II. Terminal Navigation Landing Charges</w:t>
      </w:r>
      <w:r w:rsidRPr="00415E7D">
        <w:rPr>
          <w:noProof/>
          <w:color w:val="000000" w:themeColor="text1"/>
          <w:sz w:val="28"/>
          <w:szCs w:val="28"/>
          <w:lang w:val="en-US"/>
        </w:rPr>
        <w:t xml:space="preserve">- This is charged for guiding the aircraft </w:t>
      </w:r>
      <w:r>
        <w:rPr>
          <w:noProof/>
          <w:color w:val="000000" w:themeColor="text1"/>
          <w:sz w:val="28"/>
          <w:szCs w:val="28"/>
          <w:lang w:val="en-US"/>
        </w:rPr>
        <w:t xml:space="preserve">    </w:t>
      </w:r>
      <w:r w:rsidRPr="00415E7D">
        <w:rPr>
          <w:noProof/>
          <w:color w:val="000000" w:themeColor="text1"/>
          <w:sz w:val="28"/>
          <w:szCs w:val="28"/>
          <w:lang w:val="en-US"/>
        </w:rPr>
        <w:t>up to the point of touch down. TNLC is applicable at International airports and civil enclaves. Airports which are owned by Defence are categorised as civil enclaves. Generally, ATC Tower controller provides terminal navigation of the aircraft.</w:t>
      </w:r>
    </w:p>
    <w:p w14:paraId="2FE87379" w14:textId="77777777" w:rsidR="00415E7D" w:rsidRPr="00415E7D" w:rsidRDefault="00415E7D" w:rsidP="00415E7D">
      <w:pPr>
        <w:rPr>
          <w:noProof/>
          <w:color w:val="000000" w:themeColor="text1"/>
          <w:sz w:val="28"/>
          <w:szCs w:val="28"/>
          <w:lang w:val="en-US"/>
        </w:rPr>
      </w:pPr>
    </w:p>
    <w:p w14:paraId="0BE676B0" w14:textId="77777777" w:rsidR="00415E7D" w:rsidRPr="00415E7D" w:rsidRDefault="00415E7D" w:rsidP="00415E7D">
      <w:pPr>
        <w:rPr>
          <w:noProof/>
          <w:color w:val="000000" w:themeColor="text1"/>
          <w:sz w:val="28"/>
          <w:szCs w:val="28"/>
          <w:u w:val="single"/>
          <w:lang w:val="en-US"/>
        </w:rPr>
      </w:pPr>
      <w:r w:rsidRPr="00415E7D">
        <w:rPr>
          <w:noProof/>
          <w:color w:val="000000" w:themeColor="text1"/>
          <w:sz w:val="28"/>
          <w:szCs w:val="28"/>
          <w:lang w:val="en-US"/>
        </w:rPr>
        <w:lastRenderedPageBreak/>
        <w:t xml:space="preserve">XX. a) </w:t>
      </w:r>
      <w:r w:rsidRPr="00415E7D">
        <w:rPr>
          <w:noProof/>
          <w:color w:val="000000" w:themeColor="text1"/>
          <w:sz w:val="28"/>
          <w:szCs w:val="28"/>
          <w:u w:val="single"/>
          <w:lang w:val="en-US"/>
        </w:rPr>
        <w:t xml:space="preserve">Major International Airports including </w:t>
      </w:r>
    </w:p>
    <w:p w14:paraId="03A2A8A6" w14:textId="084A6C44" w:rsidR="00415E7D" w:rsidRPr="00415E7D" w:rsidRDefault="00415E7D" w:rsidP="00415E7D">
      <w:pPr>
        <w:rPr>
          <w:noProof/>
          <w:color w:val="000000" w:themeColor="text1"/>
          <w:sz w:val="28"/>
          <w:szCs w:val="28"/>
          <w:lang w:val="en-US"/>
        </w:rPr>
      </w:pPr>
      <w:r w:rsidRPr="00415E7D">
        <w:rPr>
          <w:noProof/>
          <w:color w:val="000000" w:themeColor="text1"/>
          <w:sz w:val="28"/>
          <w:szCs w:val="28"/>
          <w:u w:val="single"/>
          <w:lang w:val="en-US"/>
        </w:rPr>
        <w:t xml:space="preserve">        Goa International Airport (Civil Enclave</w:t>
      </w:r>
      <w:r w:rsidRPr="00415E7D">
        <w:rPr>
          <w:noProof/>
          <w:color w:val="000000" w:themeColor="text1"/>
          <w:sz w:val="28"/>
          <w:szCs w:val="28"/>
          <w:lang w:val="en-US"/>
        </w:rPr>
        <w:t>)</w:t>
      </w:r>
    </w:p>
    <w:p w14:paraId="5E22B081" w14:textId="77777777" w:rsidR="00415E7D" w:rsidRDefault="00415E7D" w:rsidP="00415E7D">
      <w:pPr>
        <w:rPr>
          <w:noProof/>
          <w:color w:val="000000" w:themeColor="text1"/>
          <w:sz w:val="28"/>
          <w:szCs w:val="28"/>
          <w:lang w:val="en-US"/>
        </w:rPr>
      </w:pPr>
      <w:r w:rsidRPr="00415E7D">
        <w:rPr>
          <w:noProof/>
          <w:color w:val="000000" w:themeColor="text1"/>
          <w:sz w:val="28"/>
          <w:szCs w:val="28"/>
          <w:lang w:val="en-US"/>
        </w:rPr>
        <w:t xml:space="preserve">XXI. Weight of Aircraft For each landing / </w:t>
      </w:r>
    </w:p>
    <w:p w14:paraId="56A5BF34" w14:textId="2A28110C"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Domestic flight/</w:t>
      </w:r>
    </w:p>
    <w:p w14:paraId="3050892C" w14:textId="06EE78F2"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XXII.International flights</w:t>
      </w:r>
      <w:r w:rsidR="00C069EB">
        <w:rPr>
          <w:noProof/>
          <w:color w:val="000000" w:themeColor="text1"/>
          <w:sz w:val="28"/>
          <w:szCs w:val="28"/>
          <w:lang w:val="en-US"/>
        </w:rPr>
        <w:t xml:space="preserve">         </w:t>
      </w:r>
      <w:r w:rsidRPr="00415E7D">
        <w:rPr>
          <w:noProof/>
          <w:color w:val="000000" w:themeColor="text1"/>
          <w:sz w:val="28"/>
          <w:szCs w:val="28"/>
          <w:lang w:val="en-US"/>
        </w:rPr>
        <w:t>Amount in Rs.</w:t>
      </w:r>
    </w:p>
    <w:p w14:paraId="7BE70B21" w14:textId="79441C7E" w:rsidR="00415E7D" w:rsidRPr="00415E7D" w:rsidRDefault="00415E7D" w:rsidP="00415E7D">
      <w:pPr>
        <w:rPr>
          <w:noProof/>
          <w:color w:val="000000" w:themeColor="text1"/>
          <w:sz w:val="28"/>
          <w:szCs w:val="28"/>
          <w:lang w:val="en-US"/>
        </w:rPr>
      </w:pPr>
      <w:r w:rsidRPr="00415E7D">
        <w:rPr>
          <w:noProof/>
          <w:color w:val="000000" w:themeColor="text1"/>
          <w:sz w:val="28"/>
          <w:szCs w:val="28"/>
          <w:lang w:val="en-US"/>
        </w:rPr>
        <w:t>XXIII.Below 10,000 kg's.</w:t>
      </w:r>
      <w:r w:rsidR="00C069EB">
        <w:rPr>
          <w:noProof/>
          <w:color w:val="000000" w:themeColor="text1"/>
          <w:sz w:val="28"/>
          <w:szCs w:val="28"/>
          <w:lang w:val="en-US"/>
        </w:rPr>
        <w:t xml:space="preserve">         </w:t>
      </w:r>
      <w:r w:rsidRPr="00415E7D">
        <w:rPr>
          <w:noProof/>
          <w:color w:val="000000" w:themeColor="text1"/>
          <w:sz w:val="28"/>
          <w:szCs w:val="28"/>
          <w:lang w:val="en-US"/>
        </w:rPr>
        <w:t>1087.90</w:t>
      </w:r>
    </w:p>
    <w:p w14:paraId="0D86F27E" w14:textId="77777777" w:rsidR="00C069EB" w:rsidRDefault="00415E7D" w:rsidP="00415E7D">
      <w:pPr>
        <w:rPr>
          <w:noProof/>
          <w:color w:val="000000" w:themeColor="text1"/>
          <w:sz w:val="28"/>
          <w:szCs w:val="28"/>
          <w:lang w:val="en-US"/>
        </w:rPr>
      </w:pPr>
      <w:r w:rsidRPr="00415E7D">
        <w:rPr>
          <w:noProof/>
          <w:color w:val="000000" w:themeColor="text1"/>
          <w:sz w:val="28"/>
          <w:szCs w:val="28"/>
          <w:lang w:val="en-US"/>
        </w:rPr>
        <w:t>XXIV. 10,000 kg's and above 6546.10</w:t>
      </w:r>
    </w:p>
    <w:p w14:paraId="08FB16FC" w14:textId="77777777" w:rsidR="00C069EB" w:rsidRPr="00C069EB" w:rsidRDefault="00C069EB" w:rsidP="00C069EB">
      <w:pPr>
        <w:rPr>
          <w:noProof/>
          <w:color w:val="000000" w:themeColor="text1"/>
          <w:sz w:val="28"/>
          <w:szCs w:val="28"/>
          <w:lang w:val="en-US"/>
        </w:rPr>
      </w:pPr>
      <w:r w:rsidRPr="00C069EB">
        <w:rPr>
          <w:noProof/>
          <w:color w:val="000000" w:themeColor="text1"/>
          <w:sz w:val="28"/>
          <w:szCs w:val="28"/>
          <w:lang w:val="en-US"/>
        </w:rPr>
        <w:t>XXV. b) Civil enclaves (other than Goa International Airport)</w:t>
      </w:r>
    </w:p>
    <w:p w14:paraId="7AC2C0F5" w14:textId="52D3944C" w:rsidR="00C069EB" w:rsidRDefault="00C069EB" w:rsidP="00C069EB">
      <w:pPr>
        <w:rPr>
          <w:noProof/>
          <w:color w:val="000000" w:themeColor="text1"/>
          <w:sz w:val="28"/>
          <w:szCs w:val="28"/>
          <w:lang w:val="en-US"/>
        </w:rPr>
      </w:pPr>
      <w:r w:rsidRPr="00C069EB">
        <w:rPr>
          <w:noProof/>
          <w:color w:val="000000" w:themeColor="text1"/>
          <w:sz w:val="28"/>
          <w:szCs w:val="28"/>
          <w:lang w:val="en-US"/>
        </w:rPr>
        <w:t>XXVI. (i) International Flights</w:t>
      </w:r>
    </w:p>
    <w:p w14:paraId="3F5FDF12" w14:textId="7C09D905" w:rsidR="00C069EB" w:rsidRDefault="00C069EB" w:rsidP="00C069EB">
      <w:pPr>
        <w:rPr>
          <w:noProof/>
          <w:color w:val="000000" w:themeColor="text1"/>
          <w:sz w:val="28"/>
          <w:szCs w:val="28"/>
          <w:lang w:val="en-US"/>
        </w:rPr>
      </w:pPr>
      <w:r>
        <w:rPr>
          <w:noProof/>
          <w:color w:val="000000" w:themeColor="text1"/>
          <w:sz w:val="28"/>
          <w:szCs w:val="28"/>
          <w:lang w:val="en-US"/>
        </w:rPr>
        <w:drawing>
          <wp:anchor distT="0" distB="0" distL="114300" distR="114300" simplePos="0" relativeHeight="251663872" behindDoc="0" locked="0" layoutInCell="1" allowOverlap="1" wp14:anchorId="1CD9807B" wp14:editId="4F65F91B">
            <wp:simplePos x="0" y="0"/>
            <wp:positionH relativeFrom="column">
              <wp:posOffset>-783277</wp:posOffset>
            </wp:positionH>
            <wp:positionV relativeFrom="page">
              <wp:posOffset>4286885</wp:posOffset>
            </wp:positionV>
            <wp:extent cx="7172696" cy="3982056"/>
            <wp:effectExtent l="0" t="0" r="0" b="0"/>
            <wp:wrapNone/>
            <wp:docPr id="145299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99420" name="Picture 1452999420"/>
                    <pic:cNvPicPr/>
                  </pic:nvPicPr>
                  <pic:blipFill>
                    <a:blip r:embed="rId28">
                      <a:extLst>
                        <a:ext uri="{28A0092B-C50C-407E-A947-70E740481C1C}">
                          <a14:useLocalDpi xmlns:a14="http://schemas.microsoft.com/office/drawing/2010/main" val="0"/>
                        </a:ext>
                      </a:extLst>
                    </a:blip>
                    <a:stretch>
                      <a:fillRect/>
                    </a:stretch>
                  </pic:blipFill>
                  <pic:spPr>
                    <a:xfrm>
                      <a:off x="0" y="0"/>
                      <a:ext cx="7172696" cy="3982056"/>
                    </a:xfrm>
                    <a:prstGeom prst="rect">
                      <a:avLst/>
                    </a:prstGeom>
                  </pic:spPr>
                </pic:pic>
              </a:graphicData>
            </a:graphic>
            <wp14:sizeRelH relativeFrom="margin">
              <wp14:pctWidth>0</wp14:pctWidth>
            </wp14:sizeRelH>
            <wp14:sizeRelV relativeFrom="margin">
              <wp14:pctHeight>0</wp14:pctHeight>
            </wp14:sizeRelV>
          </wp:anchor>
        </w:drawing>
      </w:r>
    </w:p>
    <w:p w14:paraId="74540005" w14:textId="702C22F6" w:rsidR="00C069EB" w:rsidRDefault="00C069EB" w:rsidP="00415E7D">
      <w:pPr>
        <w:rPr>
          <w:noProof/>
          <w:color w:val="000000" w:themeColor="text1"/>
          <w:sz w:val="28"/>
          <w:szCs w:val="28"/>
          <w:lang w:val="en-US"/>
        </w:rPr>
      </w:pPr>
    </w:p>
    <w:p w14:paraId="541B8A94" w14:textId="54CA9D85" w:rsidR="00C069EB" w:rsidRDefault="00C069EB">
      <w:pPr>
        <w:rPr>
          <w:noProof/>
          <w:color w:val="000000" w:themeColor="text1"/>
          <w:sz w:val="28"/>
          <w:szCs w:val="28"/>
          <w:lang w:val="en-US"/>
        </w:rPr>
      </w:pPr>
      <w:r>
        <w:rPr>
          <w:noProof/>
          <w:color w:val="000000" w:themeColor="text1"/>
          <w:sz w:val="28"/>
          <w:szCs w:val="28"/>
          <w:lang w:val="en-US"/>
        </w:rPr>
        <w:br w:type="page"/>
      </w:r>
    </w:p>
    <w:p w14:paraId="0088388B" w14:textId="77777777" w:rsidR="00C069EB" w:rsidRDefault="00C069EB" w:rsidP="00415E7D">
      <w:pPr>
        <w:rPr>
          <w:noProof/>
          <w:color w:val="000000" w:themeColor="text1"/>
          <w:sz w:val="28"/>
          <w:szCs w:val="28"/>
          <w:lang w:val="en-US"/>
        </w:rPr>
      </w:pPr>
    </w:p>
    <w:p w14:paraId="3E2AB412" w14:textId="5E69B790" w:rsidR="00C069EB" w:rsidRP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t>Landing charges- This is charged from the point of touchdown to its ultimate parking in the bay. Apron control guides the aircraft from the point of touch down to its ultimate parking in the bay.</w:t>
      </w:r>
    </w:p>
    <w:p w14:paraId="074AEF08" w14:textId="77777777" w:rsidR="00C069EB" w:rsidRPr="00C069EB" w:rsidRDefault="00C069EB" w:rsidP="009F30EB">
      <w:pPr>
        <w:jc w:val="both"/>
        <w:rPr>
          <w:noProof/>
          <w:color w:val="000000" w:themeColor="text1"/>
          <w:sz w:val="28"/>
          <w:szCs w:val="28"/>
          <w:lang w:val="en-US"/>
        </w:rPr>
      </w:pPr>
    </w:p>
    <w:p w14:paraId="770511D8" w14:textId="5AA88CAC" w:rsidR="00C069EB" w:rsidRP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t>Parking charges- This is charged for permitting the aircraft to be parked and a half hour in the aprons.</w:t>
      </w:r>
    </w:p>
    <w:p w14:paraId="188A7040" w14:textId="77777777" w:rsidR="00C069EB" w:rsidRPr="00C069EB" w:rsidRDefault="00C069EB" w:rsidP="009F30EB">
      <w:pPr>
        <w:jc w:val="both"/>
        <w:rPr>
          <w:noProof/>
          <w:color w:val="000000" w:themeColor="text1"/>
          <w:sz w:val="28"/>
          <w:szCs w:val="28"/>
          <w:lang w:val="en-US"/>
        </w:rPr>
      </w:pPr>
    </w:p>
    <w:p w14:paraId="7386C2FF" w14:textId="460648A7" w:rsidR="00C069EB" w:rsidRP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t>Housing charges- This is charged for permitting the aircraft to be parked inside the hanger owned by AAI.</w:t>
      </w:r>
    </w:p>
    <w:p w14:paraId="13F3B629" w14:textId="77777777" w:rsidR="00C069EB" w:rsidRPr="00C069EB" w:rsidRDefault="00C069EB" w:rsidP="009F30EB">
      <w:pPr>
        <w:jc w:val="both"/>
        <w:rPr>
          <w:noProof/>
          <w:color w:val="000000" w:themeColor="text1"/>
          <w:sz w:val="28"/>
          <w:szCs w:val="28"/>
          <w:lang w:val="en-US"/>
        </w:rPr>
      </w:pPr>
    </w:p>
    <w:p w14:paraId="07A010C0" w14:textId="771B3039" w:rsidR="00C069EB" w:rsidRP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t>Passenger service fees- this is charged for the facilities provided in the terminal as well as for the security arrangements at the airports. The same is collected from all embarking passengers at specified rate from time to time. Bills for PSF are to be raised based on the passenger manifest submitted by the Airlines.</w:t>
      </w:r>
    </w:p>
    <w:p w14:paraId="22AF3EAA" w14:textId="77777777" w:rsidR="00C069EB" w:rsidRPr="00C069EB" w:rsidRDefault="00C069EB" w:rsidP="009F30EB">
      <w:pPr>
        <w:jc w:val="both"/>
        <w:rPr>
          <w:noProof/>
          <w:color w:val="000000" w:themeColor="text1"/>
          <w:sz w:val="28"/>
          <w:szCs w:val="28"/>
          <w:lang w:val="en-US"/>
        </w:rPr>
      </w:pPr>
    </w:p>
    <w:p w14:paraId="19727930" w14:textId="77777777" w:rsid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t>User development fee- UDF is charged to cover any deficit in revenues so as to ensure fair return on investment. Bills for UDF are to be raised based on the passenger manifest submitted by the Airlines.</w:t>
      </w:r>
    </w:p>
    <w:p w14:paraId="579FDCFC" w14:textId="77777777" w:rsidR="00C069EB" w:rsidRPr="00C069EB" w:rsidRDefault="00C069EB" w:rsidP="009F30EB">
      <w:pPr>
        <w:pStyle w:val="ListParagraph"/>
        <w:jc w:val="both"/>
        <w:rPr>
          <w:noProof/>
          <w:color w:val="000000" w:themeColor="text1"/>
          <w:sz w:val="28"/>
          <w:szCs w:val="28"/>
          <w:lang w:val="en-US"/>
        </w:rPr>
      </w:pPr>
    </w:p>
    <w:p w14:paraId="32E759F4" w14:textId="60BBA33E" w:rsidR="00C069EB" w:rsidRPr="00C069EB" w:rsidRDefault="00C069EB" w:rsidP="009F30EB">
      <w:pPr>
        <w:pStyle w:val="ListParagraph"/>
        <w:numPr>
          <w:ilvl w:val="0"/>
          <w:numId w:val="7"/>
        </w:numPr>
        <w:jc w:val="both"/>
        <w:rPr>
          <w:noProof/>
          <w:color w:val="000000" w:themeColor="text1"/>
          <w:sz w:val="28"/>
          <w:szCs w:val="28"/>
          <w:lang w:val="en-US"/>
        </w:rPr>
      </w:pPr>
      <w:r w:rsidRPr="00C069EB">
        <w:rPr>
          <w:noProof/>
          <w:color w:val="000000" w:themeColor="text1"/>
          <w:sz w:val="28"/>
          <w:szCs w:val="28"/>
          <w:lang w:val="en-US"/>
        </w:rPr>
        <w:br w:type="page"/>
      </w:r>
    </w:p>
    <w:p w14:paraId="36F3FC17" w14:textId="4A493B01" w:rsidR="00843338" w:rsidRPr="003B52A2" w:rsidRDefault="0067501F" w:rsidP="00722B10">
      <w:pPr>
        <w:ind w:left="360"/>
        <w:rPr>
          <w:b/>
          <w:bCs/>
          <w:noProof/>
          <w:color w:val="000000" w:themeColor="text1"/>
          <w:sz w:val="44"/>
          <w:szCs w:val="44"/>
          <w:lang w:val="en-US"/>
        </w:rPr>
      </w:pPr>
      <w:r w:rsidRPr="003B52A2">
        <w:rPr>
          <w:b/>
          <w:bCs/>
          <w:noProof/>
          <w:color w:val="000000" w:themeColor="text1"/>
          <w:sz w:val="44"/>
          <w:szCs w:val="44"/>
          <w:lang w:val="en-US"/>
        </w:rPr>
        <w:lastRenderedPageBreak/>
        <w:t xml:space="preserve">2.  </w:t>
      </w:r>
      <w:r w:rsidR="00BF6297">
        <w:rPr>
          <w:b/>
          <w:bCs/>
          <w:noProof/>
          <w:color w:val="000000" w:themeColor="text1"/>
          <w:sz w:val="44"/>
          <w:szCs w:val="44"/>
          <w:lang w:val="en-US"/>
        </w:rPr>
        <w:t>I</w:t>
      </w:r>
      <w:r w:rsidR="00843338" w:rsidRPr="003B52A2">
        <w:rPr>
          <w:b/>
          <w:bCs/>
          <w:noProof/>
          <w:color w:val="000000" w:themeColor="text1"/>
          <w:sz w:val="44"/>
          <w:szCs w:val="44"/>
          <w:lang w:val="en-US"/>
        </w:rPr>
        <w:t xml:space="preserve">ntroduction to Financial Statement Analysis </w:t>
      </w:r>
    </w:p>
    <w:p w14:paraId="491AC709" w14:textId="77777777" w:rsidR="00843338" w:rsidRPr="00843338" w:rsidRDefault="00843338" w:rsidP="00843338">
      <w:pPr>
        <w:rPr>
          <w:noProof/>
          <w:color w:val="000000" w:themeColor="text1"/>
          <w:sz w:val="28"/>
          <w:szCs w:val="28"/>
          <w:lang w:val="en-US"/>
        </w:rPr>
      </w:pPr>
    </w:p>
    <w:p w14:paraId="23528574" w14:textId="77777777" w:rsidR="00843338" w:rsidRPr="00843338" w:rsidRDefault="00843338" w:rsidP="009F30EB">
      <w:pPr>
        <w:jc w:val="both"/>
        <w:rPr>
          <w:noProof/>
          <w:color w:val="000000" w:themeColor="text1"/>
          <w:sz w:val="28"/>
          <w:szCs w:val="28"/>
          <w:lang w:val="en-US"/>
        </w:rPr>
      </w:pPr>
      <w:r w:rsidRPr="00843338">
        <w:rPr>
          <w:noProof/>
          <w:color w:val="000000" w:themeColor="text1"/>
          <w:sz w:val="28"/>
          <w:szCs w:val="28"/>
          <w:lang w:val="en-US"/>
        </w:rPr>
        <w:t>Financial statement analysis is a critical process in evaluating the financial health and performance of a project. It involves examining financial data to assess profitability, liquidity, efficiency, and overall viability. By analyzing key financial statements—the income statement, balance sheet, and cash flow statement—stakeholders can make informed decisions regarding investments, risks, and project sustainability.</w:t>
      </w:r>
    </w:p>
    <w:p w14:paraId="2FD67D2C" w14:textId="77777777" w:rsidR="00843338" w:rsidRPr="00843338" w:rsidRDefault="00843338" w:rsidP="009F30EB">
      <w:pPr>
        <w:jc w:val="both"/>
        <w:rPr>
          <w:noProof/>
          <w:color w:val="000000" w:themeColor="text1"/>
          <w:sz w:val="28"/>
          <w:szCs w:val="28"/>
          <w:lang w:val="en-US"/>
        </w:rPr>
      </w:pPr>
    </w:p>
    <w:p w14:paraId="528CC624" w14:textId="0A2B0F66" w:rsidR="00843338" w:rsidRPr="00874BA2" w:rsidRDefault="00874BA2" w:rsidP="00843338">
      <w:pPr>
        <w:rPr>
          <w:b/>
          <w:bCs/>
          <w:noProof/>
          <w:color w:val="000000" w:themeColor="text1"/>
          <w:sz w:val="36"/>
          <w:szCs w:val="36"/>
          <w:lang w:val="en-US"/>
        </w:rPr>
      </w:pPr>
      <w:r>
        <w:rPr>
          <w:b/>
          <w:bCs/>
          <w:noProof/>
          <w:color w:val="000000" w:themeColor="text1"/>
          <w:sz w:val="36"/>
          <w:szCs w:val="36"/>
          <w:lang w:val="en-US"/>
        </w:rPr>
        <w:t xml:space="preserve">             </w:t>
      </w:r>
      <w:r w:rsidR="0067501F">
        <w:rPr>
          <w:b/>
          <w:bCs/>
          <w:noProof/>
          <w:color w:val="000000" w:themeColor="text1"/>
          <w:sz w:val="36"/>
          <w:szCs w:val="36"/>
          <w:lang w:val="en-US"/>
        </w:rPr>
        <w:t xml:space="preserve">2.1 </w:t>
      </w:r>
      <w:r w:rsidR="00843338" w:rsidRPr="00874BA2">
        <w:rPr>
          <w:b/>
          <w:bCs/>
          <w:noProof/>
          <w:color w:val="000000" w:themeColor="text1"/>
          <w:sz w:val="36"/>
          <w:szCs w:val="36"/>
          <w:lang w:val="en-US"/>
        </w:rPr>
        <w:t>Purpose of Financial Statement Analysis</w:t>
      </w:r>
    </w:p>
    <w:p w14:paraId="7D9A4604" w14:textId="77777777" w:rsidR="00843338" w:rsidRPr="00843338" w:rsidRDefault="00843338" w:rsidP="00843338">
      <w:pPr>
        <w:rPr>
          <w:noProof/>
          <w:color w:val="000000" w:themeColor="text1"/>
          <w:sz w:val="28"/>
          <w:szCs w:val="28"/>
          <w:lang w:val="en-US"/>
        </w:rPr>
      </w:pPr>
    </w:p>
    <w:p w14:paraId="227CF9B9" w14:textId="77777777" w:rsidR="00843338" w:rsidRPr="00843338" w:rsidRDefault="00843338" w:rsidP="009F30EB">
      <w:pPr>
        <w:jc w:val="both"/>
        <w:rPr>
          <w:noProof/>
          <w:color w:val="000000" w:themeColor="text1"/>
          <w:sz w:val="28"/>
          <w:szCs w:val="28"/>
          <w:lang w:val="en-US"/>
        </w:rPr>
      </w:pPr>
      <w:r w:rsidRPr="00843338">
        <w:rPr>
          <w:noProof/>
          <w:color w:val="000000" w:themeColor="text1"/>
          <w:sz w:val="28"/>
          <w:szCs w:val="28"/>
          <w:lang w:val="en-US"/>
        </w:rPr>
        <w:t>1. Assess Financial Health – Evaluates whether the project is financially stable and profitable.</w:t>
      </w:r>
    </w:p>
    <w:p w14:paraId="68E5C60E" w14:textId="77777777" w:rsidR="00843338" w:rsidRPr="00843338" w:rsidRDefault="00843338" w:rsidP="009F30EB">
      <w:pPr>
        <w:jc w:val="both"/>
        <w:rPr>
          <w:noProof/>
          <w:color w:val="000000" w:themeColor="text1"/>
          <w:sz w:val="28"/>
          <w:szCs w:val="28"/>
          <w:lang w:val="en-US"/>
        </w:rPr>
      </w:pPr>
      <w:r w:rsidRPr="00843338">
        <w:rPr>
          <w:noProof/>
          <w:color w:val="000000" w:themeColor="text1"/>
          <w:sz w:val="28"/>
          <w:szCs w:val="28"/>
          <w:lang w:val="en-US"/>
        </w:rPr>
        <w:t>2. Support Decision-Making – Helps investors, lenders, and management make strategic choices.</w:t>
      </w:r>
    </w:p>
    <w:p w14:paraId="51EBFC6C" w14:textId="77777777" w:rsidR="00843338" w:rsidRPr="00843338" w:rsidRDefault="00843338" w:rsidP="009F30EB">
      <w:pPr>
        <w:jc w:val="both"/>
        <w:rPr>
          <w:noProof/>
          <w:color w:val="000000" w:themeColor="text1"/>
          <w:sz w:val="28"/>
          <w:szCs w:val="28"/>
          <w:lang w:val="en-US"/>
        </w:rPr>
      </w:pPr>
    </w:p>
    <w:p w14:paraId="653FA64E" w14:textId="77777777" w:rsidR="00843338" w:rsidRPr="00843338" w:rsidRDefault="00843338" w:rsidP="009F30EB">
      <w:pPr>
        <w:jc w:val="both"/>
        <w:rPr>
          <w:noProof/>
          <w:color w:val="000000" w:themeColor="text1"/>
          <w:sz w:val="28"/>
          <w:szCs w:val="28"/>
          <w:lang w:val="en-US"/>
        </w:rPr>
      </w:pPr>
    </w:p>
    <w:p w14:paraId="55DBEDD4" w14:textId="77777777" w:rsidR="00843338" w:rsidRPr="00843338" w:rsidRDefault="00843338" w:rsidP="009F30EB">
      <w:pPr>
        <w:jc w:val="both"/>
        <w:rPr>
          <w:noProof/>
          <w:color w:val="000000" w:themeColor="text1"/>
          <w:sz w:val="28"/>
          <w:szCs w:val="28"/>
          <w:lang w:val="en-US"/>
        </w:rPr>
      </w:pPr>
      <w:r w:rsidRPr="00843338">
        <w:rPr>
          <w:noProof/>
          <w:color w:val="000000" w:themeColor="text1"/>
          <w:sz w:val="28"/>
          <w:szCs w:val="28"/>
          <w:lang w:val="en-US"/>
        </w:rPr>
        <w:t>3. Identify Risks and Opportunities – Highlights potential financial risks and areas for improvement.</w:t>
      </w:r>
    </w:p>
    <w:p w14:paraId="4699273A" w14:textId="77777777" w:rsidR="00843338" w:rsidRPr="00843338" w:rsidRDefault="00843338" w:rsidP="009F30EB">
      <w:pPr>
        <w:jc w:val="both"/>
        <w:rPr>
          <w:noProof/>
          <w:color w:val="000000" w:themeColor="text1"/>
          <w:sz w:val="28"/>
          <w:szCs w:val="28"/>
          <w:lang w:val="en-US"/>
        </w:rPr>
      </w:pPr>
      <w:r w:rsidRPr="00843338">
        <w:rPr>
          <w:noProof/>
          <w:color w:val="000000" w:themeColor="text1"/>
          <w:sz w:val="28"/>
          <w:szCs w:val="28"/>
          <w:lang w:val="en-US"/>
        </w:rPr>
        <w:t>4. Monitor Performance – Tracks financial progress against budgets and forecasts.</w:t>
      </w:r>
    </w:p>
    <w:p w14:paraId="5225917B" w14:textId="471A8F9C" w:rsidR="00843338" w:rsidRPr="00874BA2" w:rsidRDefault="00874BA2" w:rsidP="00843338">
      <w:pPr>
        <w:rPr>
          <w:b/>
          <w:bCs/>
          <w:noProof/>
          <w:color w:val="000000" w:themeColor="text1"/>
          <w:sz w:val="40"/>
          <w:szCs w:val="40"/>
          <w:lang w:val="en-US"/>
        </w:rPr>
      </w:pPr>
      <w:r>
        <w:rPr>
          <w:b/>
          <w:bCs/>
          <w:noProof/>
          <w:color w:val="000000" w:themeColor="text1"/>
          <w:sz w:val="40"/>
          <w:szCs w:val="40"/>
          <w:lang w:val="en-US"/>
        </w:rPr>
        <w:t xml:space="preserve">                 </w:t>
      </w:r>
      <w:r w:rsidR="0067501F">
        <w:rPr>
          <w:b/>
          <w:bCs/>
          <w:noProof/>
          <w:color w:val="000000" w:themeColor="text1"/>
          <w:sz w:val="40"/>
          <w:szCs w:val="40"/>
          <w:lang w:val="en-US"/>
        </w:rPr>
        <w:t>2.2</w:t>
      </w:r>
      <w:r>
        <w:rPr>
          <w:b/>
          <w:bCs/>
          <w:noProof/>
          <w:color w:val="000000" w:themeColor="text1"/>
          <w:sz w:val="40"/>
          <w:szCs w:val="40"/>
          <w:lang w:val="en-US"/>
        </w:rPr>
        <w:t xml:space="preserve"> </w:t>
      </w:r>
      <w:r w:rsidR="00843338" w:rsidRPr="00874BA2">
        <w:rPr>
          <w:b/>
          <w:bCs/>
          <w:noProof/>
          <w:color w:val="000000" w:themeColor="text1"/>
          <w:sz w:val="40"/>
          <w:szCs w:val="40"/>
          <w:lang w:val="en-US"/>
        </w:rPr>
        <w:t>Key Methods of Analysis</w:t>
      </w:r>
    </w:p>
    <w:p w14:paraId="064B0C01" w14:textId="77777777" w:rsidR="00843338" w:rsidRPr="00874BA2" w:rsidRDefault="00843338" w:rsidP="00843338">
      <w:pPr>
        <w:rPr>
          <w:b/>
          <w:bCs/>
          <w:noProof/>
          <w:color w:val="000000" w:themeColor="text1"/>
          <w:sz w:val="40"/>
          <w:szCs w:val="40"/>
          <w:lang w:val="en-US"/>
        </w:rPr>
      </w:pPr>
    </w:p>
    <w:p w14:paraId="0818408F" w14:textId="77777777" w:rsidR="00843338" w:rsidRPr="00874BA2" w:rsidRDefault="00843338" w:rsidP="009F30EB">
      <w:pPr>
        <w:pStyle w:val="ListParagraph"/>
        <w:numPr>
          <w:ilvl w:val="0"/>
          <w:numId w:val="9"/>
        </w:numPr>
        <w:jc w:val="both"/>
        <w:rPr>
          <w:noProof/>
          <w:color w:val="000000" w:themeColor="text1"/>
          <w:sz w:val="28"/>
          <w:szCs w:val="28"/>
          <w:lang w:val="en-US"/>
        </w:rPr>
      </w:pPr>
      <w:r w:rsidRPr="00874BA2">
        <w:rPr>
          <w:noProof/>
          <w:color w:val="000000" w:themeColor="text1"/>
          <w:sz w:val="28"/>
          <w:szCs w:val="28"/>
          <w:lang w:val="en-US"/>
        </w:rPr>
        <w:t>Ratio Analysis – Measures financial performance using liquidity, profitability, and efficiency ratios.</w:t>
      </w:r>
    </w:p>
    <w:p w14:paraId="0854B40D" w14:textId="77777777" w:rsidR="00843338" w:rsidRPr="00874BA2" w:rsidRDefault="00843338" w:rsidP="009F30EB">
      <w:pPr>
        <w:pStyle w:val="ListParagraph"/>
        <w:numPr>
          <w:ilvl w:val="0"/>
          <w:numId w:val="9"/>
        </w:numPr>
        <w:jc w:val="both"/>
        <w:rPr>
          <w:noProof/>
          <w:color w:val="000000" w:themeColor="text1"/>
          <w:sz w:val="28"/>
          <w:szCs w:val="28"/>
          <w:lang w:val="en-US"/>
        </w:rPr>
      </w:pPr>
      <w:r w:rsidRPr="00874BA2">
        <w:rPr>
          <w:noProof/>
          <w:color w:val="000000" w:themeColor="text1"/>
          <w:sz w:val="28"/>
          <w:szCs w:val="28"/>
          <w:lang w:val="en-US"/>
        </w:rPr>
        <w:t>Trend Analysis – Compares financial data over time to identify growth patterns.</w:t>
      </w:r>
    </w:p>
    <w:p w14:paraId="0B6F0478" w14:textId="77777777" w:rsidR="00874BA2" w:rsidRDefault="00843338" w:rsidP="009F30EB">
      <w:pPr>
        <w:pStyle w:val="ListParagraph"/>
        <w:numPr>
          <w:ilvl w:val="0"/>
          <w:numId w:val="9"/>
        </w:numPr>
        <w:jc w:val="both"/>
        <w:rPr>
          <w:noProof/>
          <w:color w:val="000000" w:themeColor="text1"/>
          <w:sz w:val="28"/>
          <w:szCs w:val="28"/>
          <w:lang w:val="en-US"/>
        </w:rPr>
      </w:pPr>
      <w:r w:rsidRPr="00874BA2">
        <w:rPr>
          <w:noProof/>
          <w:color w:val="000000" w:themeColor="text1"/>
          <w:sz w:val="28"/>
          <w:szCs w:val="28"/>
          <w:lang w:val="en-US"/>
        </w:rPr>
        <w:t>Vertical &amp; Horizontal Analysis – Examines financial statements for structural changes.</w:t>
      </w:r>
    </w:p>
    <w:p w14:paraId="2F395068" w14:textId="1260176A" w:rsidR="00843338" w:rsidRPr="00874BA2" w:rsidRDefault="00843338" w:rsidP="009F30EB">
      <w:pPr>
        <w:pStyle w:val="ListParagraph"/>
        <w:numPr>
          <w:ilvl w:val="0"/>
          <w:numId w:val="9"/>
        </w:numPr>
        <w:jc w:val="both"/>
        <w:rPr>
          <w:noProof/>
          <w:color w:val="000000" w:themeColor="text1"/>
          <w:sz w:val="28"/>
          <w:szCs w:val="28"/>
          <w:lang w:val="en-US"/>
        </w:rPr>
      </w:pPr>
      <w:r w:rsidRPr="00874BA2">
        <w:rPr>
          <w:noProof/>
          <w:color w:val="000000" w:themeColor="text1"/>
          <w:sz w:val="28"/>
          <w:szCs w:val="28"/>
          <w:lang w:val="en-US"/>
        </w:rPr>
        <w:lastRenderedPageBreak/>
        <w:t>Cash Flow Analysis – Evaluates how well the project manages its cash inflows and outflows.</w:t>
      </w:r>
    </w:p>
    <w:p w14:paraId="44CE68EB" w14:textId="77777777" w:rsidR="00843338" w:rsidRPr="00843338" w:rsidRDefault="00843338" w:rsidP="009F30EB">
      <w:pPr>
        <w:jc w:val="both"/>
        <w:rPr>
          <w:noProof/>
          <w:color w:val="000000" w:themeColor="text1"/>
          <w:sz w:val="28"/>
          <w:szCs w:val="28"/>
          <w:lang w:val="en-US"/>
        </w:rPr>
      </w:pPr>
    </w:p>
    <w:p w14:paraId="0A89FB86" w14:textId="77777777" w:rsidR="005D5BF4" w:rsidRDefault="00843338" w:rsidP="009F30EB">
      <w:pPr>
        <w:jc w:val="both"/>
        <w:rPr>
          <w:noProof/>
          <w:color w:val="000000" w:themeColor="text1"/>
          <w:sz w:val="28"/>
          <w:szCs w:val="28"/>
          <w:lang w:val="en-US"/>
        </w:rPr>
      </w:pPr>
      <w:r w:rsidRPr="00843338">
        <w:rPr>
          <w:noProof/>
          <w:color w:val="000000" w:themeColor="text1"/>
          <w:sz w:val="28"/>
          <w:szCs w:val="28"/>
          <w:lang w:val="en-US"/>
        </w:rPr>
        <w:t>By conducting financial statement analysis, project managers and stakeholders can ensure that the project remains financially viable and aligns with strategic objectives.</w:t>
      </w:r>
    </w:p>
    <w:p w14:paraId="04A6DB31" w14:textId="64444C54" w:rsidR="005D5BF4" w:rsidRPr="00B87AF8" w:rsidRDefault="00B87AF8" w:rsidP="005D5BF4">
      <w:pPr>
        <w:rPr>
          <w:b/>
          <w:bCs/>
          <w:noProof/>
          <w:color w:val="000000" w:themeColor="text1"/>
          <w:sz w:val="48"/>
          <w:szCs w:val="48"/>
          <w:lang w:val="en-US"/>
        </w:rPr>
      </w:pPr>
      <w:r>
        <w:rPr>
          <w:b/>
          <w:bCs/>
          <w:noProof/>
          <w:color w:val="000000" w:themeColor="text1"/>
          <w:sz w:val="48"/>
          <w:szCs w:val="48"/>
          <w:lang w:val="en-US"/>
        </w:rPr>
        <w:t xml:space="preserve">                  </w:t>
      </w:r>
      <w:r w:rsidR="0067501F">
        <w:rPr>
          <w:b/>
          <w:bCs/>
          <w:noProof/>
          <w:color w:val="000000" w:themeColor="text1"/>
          <w:sz w:val="48"/>
          <w:szCs w:val="48"/>
          <w:lang w:val="en-US"/>
        </w:rPr>
        <w:t xml:space="preserve"> 2.3 </w:t>
      </w:r>
      <w:r w:rsidR="005D5BF4" w:rsidRPr="00B87AF8">
        <w:rPr>
          <w:b/>
          <w:bCs/>
          <w:noProof/>
          <w:color w:val="000000" w:themeColor="text1"/>
          <w:sz w:val="48"/>
          <w:szCs w:val="48"/>
          <w:lang w:val="en-US"/>
        </w:rPr>
        <w:t>Need for the Study</w:t>
      </w:r>
    </w:p>
    <w:p w14:paraId="1033A2BF" w14:textId="77777777" w:rsidR="005D5BF4" w:rsidRPr="005D5BF4" w:rsidRDefault="005D5BF4" w:rsidP="005D5BF4">
      <w:pPr>
        <w:rPr>
          <w:noProof/>
          <w:color w:val="000000" w:themeColor="text1"/>
          <w:sz w:val="28"/>
          <w:szCs w:val="28"/>
          <w:lang w:val="en-US"/>
        </w:rPr>
      </w:pPr>
    </w:p>
    <w:p w14:paraId="27F738DA" w14:textId="77777777" w:rsidR="005D5BF4" w:rsidRPr="005D5BF4" w:rsidRDefault="005D5BF4" w:rsidP="009F30EB">
      <w:pPr>
        <w:jc w:val="both"/>
        <w:rPr>
          <w:noProof/>
          <w:color w:val="000000" w:themeColor="text1"/>
          <w:sz w:val="28"/>
          <w:szCs w:val="28"/>
          <w:lang w:val="en-US"/>
        </w:rPr>
      </w:pPr>
      <w:r w:rsidRPr="005D5BF4">
        <w:rPr>
          <w:noProof/>
          <w:color w:val="000000" w:themeColor="text1"/>
          <w:sz w:val="28"/>
          <w:szCs w:val="28"/>
          <w:lang w:val="en-US"/>
        </w:rPr>
        <w:t>Financial statement analysis is essential for understanding a project's financial viability, stability, and future growth potential. The need for this study arises due to the following reasons:</w:t>
      </w:r>
    </w:p>
    <w:p w14:paraId="524CD744" w14:textId="77777777" w:rsidR="005D5BF4" w:rsidRPr="005D5BF4" w:rsidRDefault="005D5BF4" w:rsidP="009F30EB">
      <w:pPr>
        <w:jc w:val="both"/>
        <w:rPr>
          <w:noProof/>
          <w:color w:val="000000" w:themeColor="text1"/>
          <w:sz w:val="28"/>
          <w:szCs w:val="28"/>
          <w:lang w:val="en-US"/>
        </w:rPr>
      </w:pPr>
    </w:p>
    <w:p w14:paraId="68EB1DE6"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1. Investment Decision-Making</w:t>
      </w:r>
      <w:r w:rsidRPr="005D5BF4">
        <w:rPr>
          <w:noProof/>
          <w:color w:val="000000" w:themeColor="text1"/>
          <w:sz w:val="28"/>
          <w:szCs w:val="28"/>
          <w:lang w:val="en-US"/>
        </w:rPr>
        <w:t xml:space="preserve"> – Helps investors and stakeholders determine whether a project is financially viable and worth funding.</w:t>
      </w:r>
    </w:p>
    <w:p w14:paraId="3D429AA2" w14:textId="2F5FC74A"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2. Risk Assessment</w:t>
      </w:r>
      <w:r w:rsidRPr="005D5BF4">
        <w:rPr>
          <w:noProof/>
          <w:color w:val="000000" w:themeColor="text1"/>
          <w:sz w:val="28"/>
          <w:szCs w:val="28"/>
          <w:lang w:val="en-US"/>
        </w:rPr>
        <w:t xml:space="preserve"> – Identifies financial risks such as liquidity issues, debt burden, or profitability concerns.</w:t>
      </w:r>
    </w:p>
    <w:p w14:paraId="343D1311"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3. Performance Evaluation</w:t>
      </w:r>
      <w:r w:rsidRPr="005D5BF4">
        <w:rPr>
          <w:noProof/>
          <w:color w:val="000000" w:themeColor="text1"/>
          <w:sz w:val="28"/>
          <w:szCs w:val="28"/>
          <w:lang w:val="en-US"/>
        </w:rPr>
        <w:t xml:space="preserve"> – Measures how effectively the project utilizes resources and generates returns.</w:t>
      </w:r>
    </w:p>
    <w:p w14:paraId="75DFB90D"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4. Regulatory Compliance</w:t>
      </w:r>
      <w:r w:rsidRPr="005D5BF4">
        <w:rPr>
          <w:noProof/>
          <w:color w:val="000000" w:themeColor="text1"/>
          <w:sz w:val="28"/>
          <w:szCs w:val="28"/>
          <w:lang w:val="en-US"/>
        </w:rPr>
        <w:t xml:space="preserve"> – Ensures adherence to financial reporting standards and legal requirements.</w:t>
      </w:r>
    </w:p>
    <w:p w14:paraId="02C0F205"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5. Strategic Planning</w:t>
      </w:r>
      <w:r w:rsidRPr="005D5BF4">
        <w:rPr>
          <w:noProof/>
          <w:color w:val="000000" w:themeColor="text1"/>
          <w:sz w:val="28"/>
          <w:szCs w:val="28"/>
          <w:lang w:val="en-US"/>
        </w:rPr>
        <w:t xml:space="preserve"> – Aids in long-term planning by analyzing financial trends and market conditions.</w:t>
      </w:r>
    </w:p>
    <w:p w14:paraId="0D0C65AC" w14:textId="77777777" w:rsidR="005D5BF4" w:rsidRPr="005D5BF4" w:rsidRDefault="005D5BF4" w:rsidP="005D5BF4">
      <w:pPr>
        <w:rPr>
          <w:noProof/>
          <w:color w:val="000000" w:themeColor="text1"/>
          <w:sz w:val="28"/>
          <w:szCs w:val="28"/>
          <w:lang w:val="en-US"/>
        </w:rPr>
      </w:pPr>
    </w:p>
    <w:p w14:paraId="2FA54064" w14:textId="1D450D86" w:rsidR="005D5BF4" w:rsidRPr="00B87AF8" w:rsidRDefault="00B87AF8" w:rsidP="005D5BF4">
      <w:pPr>
        <w:rPr>
          <w:b/>
          <w:bCs/>
          <w:noProof/>
          <w:color w:val="000000" w:themeColor="text1"/>
          <w:sz w:val="44"/>
          <w:szCs w:val="44"/>
          <w:lang w:val="en-US"/>
        </w:rPr>
      </w:pPr>
      <w:r>
        <w:rPr>
          <w:b/>
          <w:bCs/>
          <w:noProof/>
          <w:color w:val="000000" w:themeColor="text1"/>
          <w:sz w:val="44"/>
          <w:szCs w:val="44"/>
          <w:lang w:val="en-US"/>
        </w:rPr>
        <w:t xml:space="preserve">                   </w:t>
      </w:r>
      <w:r w:rsidR="0067501F">
        <w:rPr>
          <w:b/>
          <w:bCs/>
          <w:noProof/>
          <w:color w:val="000000" w:themeColor="text1"/>
          <w:sz w:val="44"/>
          <w:szCs w:val="44"/>
          <w:lang w:val="en-US"/>
        </w:rPr>
        <w:t>2.4</w:t>
      </w:r>
      <w:r>
        <w:rPr>
          <w:b/>
          <w:bCs/>
          <w:noProof/>
          <w:color w:val="000000" w:themeColor="text1"/>
          <w:sz w:val="44"/>
          <w:szCs w:val="44"/>
          <w:lang w:val="en-US"/>
        </w:rPr>
        <w:t xml:space="preserve">   </w:t>
      </w:r>
      <w:r w:rsidR="005D5BF4" w:rsidRPr="00B87AF8">
        <w:rPr>
          <w:b/>
          <w:bCs/>
          <w:noProof/>
          <w:color w:val="000000" w:themeColor="text1"/>
          <w:sz w:val="44"/>
          <w:szCs w:val="44"/>
          <w:lang w:val="en-US"/>
        </w:rPr>
        <w:t>Scope of the Study</w:t>
      </w:r>
    </w:p>
    <w:p w14:paraId="71A40C0D" w14:textId="77777777" w:rsidR="005D5BF4" w:rsidRPr="005D5BF4" w:rsidRDefault="005D5BF4" w:rsidP="005D5BF4">
      <w:pPr>
        <w:rPr>
          <w:noProof/>
          <w:color w:val="000000" w:themeColor="text1"/>
          <w:sz w:val="28"/>
          <w:szCs w:val="28"/>
          <w:lang w:val="en-US"/>
        </w:rPr>
      </w:pPr>
    </w:p>
    <w:p w14:paraId="3D6F32C1" w14:textId="77777777" w:rsidR="005D5BF4" w:rsidRPr="005D5BF4" w:rsidRDefault="005D5BF4" w:rsidP="009F30EB">
      <w:pPr>
        <w:jc w:val="both"/>
        <w:rPr>
          <w:noProof/>
          <w:color w:val="000000" w:themeColor="text1"/>
          <w:sz w:val="28"/>
          <w:szCs w:val="28"/>
          <w:lang w:val="en-US"/>
        </w:rPr>
      </w:pPr>
      <w:r w:rsidRPr="005D5BF4">
        <w:rPr>
          <w:noProof/>
          <w:color w:val="000000" w:themeColor="text1"/>
          <w:sz w:val="28"/>
          <w:szCs w:val="28"/>
          <w:lang w:val="en-US"/>
        </w:rPr>
        <w:t>The study of financial statement analysis covers various aspects of a project's financial performance. The key areas include:</w:t>
      </w:r>
    </w:p>
    <w:p w14:paraId="6DFADC78" w14:textId="77777777" w:rsidR="005D5BF4" w:rsidRPr="005D5BF4" w:rsidRDefault="005D5BF4" w:rsidP="009F30EB">
      <w:pPr>
        <w:jc w:val="both"/>
        <w:rPr>
          <w:noProof/>
          <w:color w:val="000000" w:themeColor="text1"/>
          <w:sz w:val="28"/>
          <w:szCs w:val="28"/>
          <w:lang w:val="en-US"/>
        </w:rPr>
      </w:pPr>
    </w:p>
    <w:p w14:paraId="4BE8D6F0"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lastRenderedPageBreak/>
        <w:t>1. Analysis of Financial Statements</w:t>
      </w:r>
      <w:r w:rsidRPr="005D5BF4">
        <w:rPr>
          <w:noProof/>
          <w:color w:val="000000" w:themeColor="text1"/>
          <w:sz w:val="28"/>
          <w:szCs w:val="28"/>
          <w:lang w:val="en-US"/>
        </w:rPr>
        <w:t xml:space="preserve"> – Examines income statements, balance sheets, and cash flow statements.</w:t>
      </w:r>
    </w:p>
    <w:p w14:paraId="5A6F78BE"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2. Ratio Analysis</w:t>
      </w:r>
      <w:r w:rsidRPr="005D5BF4">
        <w:rPr>
          <w:noProof/>
          <w:color w:val="000000" w:themeColor="text1"/>
          <w:sz w:val="28"/>
          <w:szCs w:val="28"/>
          <w:lang w:val="en-US"/>
        </w:rPr>
        <w:t xml:space="preserve"> – Includes profitability, liquidity, solvency, and efficiency ratios to evaluate financial health.</w:t>
      </w:r>
    </w:p>
    <w:p w14:paraId="32730E3B"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3. Comparative &amp; Trend Analysis</w:t>
      </w:r>
      <w:r w:rsidRPr="005D5BF4">
        <w:rPr>
          <w:noProof/>
          <w:color w:val="000000" w:themeColor="text1"/>
          <w:sz w:val="28"/>
          <w:szCs w:val="28"/>
          <w:lang w:val="en-US"/>
        </w:rPr>
        <w:t xml:space="preserve"> – Compares financial performance over multiple years to identify growth patterns.</w:t>
      </w:r>
    </w:p>
    <w:p w14:paraId="46236B14"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4. Cash Flow Analysis</w:t>
      </w:r>
      <w:r w:rsidRPr="005D5BF4">
        <w:rPr>
          <w:noProof/>
          <w:color w:val="000000" w:themeColor="text1"/>
          <w:sz w:val="28"/>
          <w:szCs w:val="28"/>
          <w:lang w:val="en-US"/>
        </w:rPr>
        <w:t xml:space="preserve"> – Evaluates cash inflows and outflows to ensure proper financial management.</w:t>
      </w:r>
    </w:p>
    <w:p w14:paraId="2F631BB3"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5. Industry Benchmarking</w:t>
      </w:r>
      <w:r w:rsidRPr="005D5BF4">
        <w:rPr>
          <w:noProof/>
          <w:color w:val="000000" w:themeColor="text1"/>
          <w:sz w:val="28"/>
          <w:szCs w:val="28"/>
          <w:lang w:val="en-US"/>
        </w:rPr>
        <w:t xml:space="preserve"> – Compares project financials with industry standards for performance evaluation.</w:t>
      </w:r>
    </w:p>
    <w:p w14:paraId="67A0F43E" w14:textId="77777777" w:rsidR="005D5BF4" w:rsidRPr="005D5BF4" w:rsidRDefault="005D5BF4" w:rsidP="009F30EB">
      <w:pPr>
        <w:jc w:val="both"/>
        <w:rPr>
          <w:noProof/>
          <w:color w:val="000000" w:themeColor="text1"/>
          <w:sz w:val="28"/>
          <w:szCs w:val="28"/>
          <w:lang w:val="en-US"/>
        </w:rPr>
      </w:pPr>
    </w:p>
    <w:p w14:paraId="24C6EF2D" w14:textId="1DF6E740" w:rsidR="005D5BF4" w:rsidRPr="00B87AF8" w:rsidRDefault="00B87AF8" w:rsidP="005D5BF4">
      <w:pPr>
        <w:rPr>
          <w:b/>
          <w:bCs/>
          <w:noProof/>
          <w:color w:val="000000" w:themeColor="text1"/>
          <w:sz w:val="44"/>
          <w:szCs w:val="44"/>
          <w:lang w:val="en-US"/>
        </w:rPr>
      </w:pPr>
      <w:r>
        <w:rPr>
          <w:b/>
          <w:bCs/>
          <w:noProof/>
          <w:color w:val="000000" w:themeColor="text1"/>
          <w:sz w:val="44"/>
          <w:szCs w:val="44"/>
          <w:lang w:val="en-US"/>
        </w:rPr>
        <w:t xml:space="preserve">              </w:t>
      </w:r>
      <w:r w:rsidR="0067501F">
        <w:rPr>
          <w:b/>
          <w:bCs/>
          <w:noProof/>
          <w:color w:val="000000" w:themeColor="text1"/>
          <w:sz w:val="44"/>
          <w:szCs w:val="44"/>
          <w:lang w:val="en-US"/>
        </w:rPr>
        <w:t>2.5</w:t>
      </w:r>
      <w:r>
        <w:rPr>
          <w:b/>
          <w:bCs/>
          <w:noProof/>
          <w:color w:val="000000" w:themeColor="text1"/>
          <w:sz w:val="44"/>
          <w:szCs w:val="44"/>
          <w:lang w:val="en-US"/>
        </w:rPr>
        <w:t xml:space="preserve">   </w:t>
      </w:r>
      <w:r w:rsidR="005D5BF4" w:rsidRPr="00B87AF8">
        <w:rPr>
          <w:b/>
          <w:bCs/>
          <w:noProof/>
          <w:color w:val="000000" w:themeColor="text1"/>
          <w:sz w:val="44"/>
          <w:szCs w:val="44"/>
          <w:lang w:val="en-US"/>
        </w:rPr>
        <w:t>Objectives of the Study</w:t>
      </w:r>
    </w:p>
    <w:p w14:paraId="7ED26676" w14:textId="77777777" w:rsidR="005D5BF4" w:rsidRPr="005D5BF4" w:rsidRDefault="005D5BF4" w:rsidP="005D5BF4">
      <w:pPr>
        <w:rPr>
          <w:noProof/>
          <w:color w:val="000000" w:themeColor="text1"/>
          <w:sz w:val="28"/>
          <w:szCs w:val="28"/>
          <w:lang w:val="en-US"/>
        </w:rPr>
      </w:pPr>
    </w:p>
    <w:p w14:paraId="68B1CA41" w14:textId="77777777" w:rsidR="005D5BF4" w:rsidRPr="005D5BF4" w:rsidRDefault="005D5BF4" w:rsidP="005D5BF4">
      <w:pPr>
        <w:rPr>
          <w:noProof/>
          <w:color w:val="000000" w:themeColor="text1"/>
          <w:sz w:val="28"/>
          <w:szCs w:val="28"/>
          <w:lang w:val="en-US"/>
        </w:rPr>
      </w:pPr>
      <w:r w:rsidRPr="005D5BF4">
        <w:rPr>
          <w:noProof/>
          <w:color w:val="000000" w:themeColor="text1"/>
          <w:sz w:val="28"/>
          <w:szCs w:val="28"/>
          <w:lang w:val="en-US"/>
        </w:rPr>
        <w:t>The primary objectives of financial statement analysis for a project include:</w:t>
      </w:r>
    </w:p>
    <w:p w14:paraId="07A91687" w14:textId="77777777" w:rsidR="005D5BF4" w:rsidRPr="005D5BF4" w:rsidRDefault="005D5BF4" w:rsidP="005D5BF4">
      <w:pPr>
        <w:rPr>
          <w:noProof/>
          <w:color w:val="000000" w:themeColor="text1"/>
          <w:sz w:val="28"/>
          <w:szCs w:val="28"/>
          <w:lang w:val="en-US"/>
        </w:rPr>
      </w:pPr>
    </w:p>
    <w:p w14:paraId="7CD1F6A1"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1. To Assess Financial Stability</w:t>
      </w:r>
      <w:r w:rsidRPr="005D5BF4">
        <w:rPr>
          <w:noProof/>
          <w:color w:val="000000" w:themeColor="text1"/>
          <w:sz w:val="28"/>
          <w:szCs w:val="28"/>
          <w:lang w:val="en-US"/>
        </w:rPr>
        <w:t xml:space="preserve"> – Evaluate the project's liquidity, solvency, and profitability.</w:t>
      </w:r>
    </w:p>
    <w:p w14:paraId="31EEED71"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2. To Identify Strengths and Weaknesses</w:t>
      </w:r>
      <w:r w:rsidRPr="005D5BF4">
        <w:rPr>
          <w:noProof/>
          <w:color w:val="000000" w:themeColor="text1"/>
          <w:sz w:val="28"/>
          <w:szCs w:val="28"/>
          <w:lang w:val="en-US"/>
        </w:rPr>
        <w:t xml:space="preserve"> – Highlight key financial strengths and areas that require improvement.</w:t>
      </w:r>
    </w:p>
    <w:p w14:paraId="382A5D75"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3. To Support Decision-Making</w:t>
      </w:r>
      <w:r w:rsidRPr="005D5BF4">
        <w:rPr>
          <w:noProof/>
          <w:color w:val="000000" w:themeColor="text1"/>
          <w:sz w:val="28"/>
          <w:szCs w:val="28"/>
          <w:lang w:val="en-US"/>
        </w:rPr>
        <w:t xml:space="preserve"> – Provide insights for investors, management, and stakeholders to make informed decisions.</w:t>
      </w:r>
    </w:p>
    <w:p w14:paraId="237D4AB9"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4. To Monitor Performance Over Time</w:t>
      </w:r>
      <w:r w:rsidRPr="005D5BF4">
        <w:rPr>
          <w:noProof/>
          <w:color w:val="000000" w:themeColor="text1"/>
          <w:sz w:val="28"/>
          <w:szCs w:val="28"/>
          <w:lang w:val="en-US"/>
        </w:rPr>
        <w:t xml:space="preserve"> – Track financial performance trends to ensure long-term success.</w:t>
      </w:r>
    </w:p>
    <w:p w14:paraId="36993F11" w14:textId="77777777" w:rsidR="005D5BF4" w:rsidRPr="005D5BF4" w:rsidRDefault="005D5BF4" w:rsidP="009F30EB">
      <w:pPr>
        <w:jc w:val="both"/>
        <w:rPr>
          <w:noProof/>
          <w:color w:val="000000" w:themeColor="text1"/>
          <w:sz w:val="28"/>
          <w:szCs w:val="28"/>
          <w:lang w:val="en-US"/>
        </w:rPr>
      </w:pPr>
      <w:r w:rsidRPr="0067501F">
        <w:rPr>
          <w:b/>
          <w:bCs/>
          <w:noProof/>
          <w:color w:val="000000" w:themeColor="text1"/>
          <w:sz w:val="28"/>
          <w:szCs w:val="28"/>
          <w:lang w:val="en-US"/>
        </w:rPr>
        <w:t>5. To Improve Financial Planning and Budgeting</w:t>
      </w:r>
      <w:r w:rsidRPr="005D5BF4">
        <w:rPr>
          <w:noProof/>
          <w:color w:val="000000" w:themeColor="text1"/>
          <w:sz w:val="28"/>
          <w:szCs w:val="28"/>
          <w:lang w:val="en-US"/>
        </w:rPr>
        <w:t xml:space="preserve"> – Assist in better allocation of financial resources for future growth.</w:t>
      </w:r>
    </w:p>
    <w:p w14:paraId="30155155" w14:textId="77777777" w:rsidR="005D5BF4" w:rsidRPr="005D5BF4" w:rsidRDefault="005D5BF4" w:rsidP="009F30EB">
      <w:pPr>
        <w:jc w:val="both"/>
        <w:rPr>
          <w:noProof/>
          <w:color w:val="000000" w:themeColor="text1"/>
          <w:sz w:val="28"/>
          <w:szCs w:val="28"/>
          <w:lang w:val="en-US"/>
        </w:rPr>
      </w:pPr>
    </w:p>
    <w:p w14:paraId="3CDE01C5" w14:textId="77777777" w:rsidR="005D5BF4" w:rsidRPr="005D5BF4" w:rsidRDefault="005D5BF4" w:rsidP="009F30EB">
      <w:pPr>
        <w:jc w:val="both"/>
        <w:rPr>
          <w:noProof/>
          <w:color w:val="000000" w:themeColor="text1"/>
          <w:sz w:val="28"/>
          <w:szCs w:val="28"/>
          <w:lang w:val="en-US"/>
        </w:rPr>
      </w:pPr>
    </w:p>
    <w:p w14:paraId="6E040539" w14:textId="77777777" w:rsidR="00A8553E" w:rsidRDefault="005D5BF4" w:rsidP="009F30EB">
      <w:pPr>
        <w:jc w:val="both"/>
        <w:rPr>
          <w:noProof/>
          <w:color w:val="000000" w:themeColor="text1"/>
          <w:sz w:val="28"/>
          <w:szCs w:val="28"/>
          <w:lang w:val="en-US"/>
        </w:rPr>
      </w:pPr>
      <w:r w:rsidRPr="005D5BF4">
        <w:rPr>
          <w:noProof/>
          <w:color w:val="000000" w:themeColor="text1"/>
          <w:sz w:val="28"/>
          <w:szCs w:val="28"/>
          <w:lang w:val="en-US"/>
        </w:rPr>
        <w:t>This study helps in making data-driven financial decisions and ensures the project's financial sustainability and growth.</w:t>
      </w:r>
    </w:p>
    <w:p w14:paraId="5B4708B8" w14:textId="4DEAE647" w:rsidR="003E3828" w:rsidRPr="00A8553E" w:rsidRDefault="00A8553E" w:rsidP="003E3828">
      <w:pPr>
        <w:rPr>
          <w:b/>
          <w:bCs/>
          <w:noProof/>
          <w:color w:val="000000" w:themeColor="text1"/>
          <w:sz w:val="36"/>
          <w:szCs w:val="36"/>
        </w:rPr>
      </w:pPr>
      <w:r>
        <w:rPr>
          <w:noProof/>
          <w:color w:val="000000" w:themeColor="text1"/>
          <w:sz w:val="36"/>
          <w:szCs w:val="36"/>
          <w:lang w:val="en-US"/>
        </w:rPr>
        <w:lastRenderedPageBreak/>
        <w:t xml:space="preserve">        </w:t>
      </w:r>
      <w:r w:rsidR="0067501F" w:rsidRPr="0067501F">
        <w:rPr>
          <w:b/>
          <w:bCs/>
          <w:noProof/>
          <w:color w:val="000000" w:themeColor="text1"/>
          <w:sz w:val="36"/>
          <w:szCs w:val="36"/>
          <w:lang w:val="en-US"/>
        </w:rPr>
        <w:t>2.6</w:t>
      </w:r>
      <w:r w:rsidR="005674B2" w:rsidRPr="00A8553E">
        <w:rPr>
          <w:noProof/>
          <w:color w:val="000000" w:themeColor="text1"/>
          <w:sz w:val="36"/>
          <w:szCs w:val="36"/>
          <w:lang w:val="en-US"/>
        </w:rPr>
        <w:t xml:space="preserve"> </w:t>
      </w:r>
      <w:r w:rsidR="003E3828" w:rsidRPr="00A8553E">
        <w:rPr>
          <w:b/>
          <w:bCs/>
          <w:noProof/>
          <w:color w:val="000000" w:themeColor="text1"/>
          <w:sz w:val="36"/>
          <w:szCs w:val="36"/>
        </w:rPr>
        <w:t>Interpretation of Financial Statement Analysis</w:t>
      </w:r>
    </w:p>
    <w:p w14:paraId="4F26714E" w14:textId="77777777" w:rsidR="003E3828" w:rsidRPr="003E3828" w:rsidRDefault="003E3828" w:rsidP="009F30EB">
      <w:pPr>
        <w:jc w:val="both"/>
        <w:rPr>
          <w:noProof/>
          <w:color w:val="000000" w:themeColor="text1"/>
          <w:sz w:val="28"/>
          <w:szCs w:val="28"/>
        </w:rPr>
      </w:pPr>
      <w:r w:rsidRPr="003E3828">
        <w:rPr>
          <w:noProof/>
          <w:color w:val="000000" w:themeColor="text1"/>
          <w:sz w:val="28"/>
          <w:szCs w:val="28"/>
        </w:rPr>
        <w:t>Financial statement analysis is the process of examining a company’s financial data to assess its performance, financial health, and future prospects. This analysis helps stakeholders, including investors, creditors, and management, make informed decisions.</w:t>
      </w:r>
    </w:p>
    <w:p w14:paraId="10D59DD9" w14:textId="77777777" w:rsidR="003E3828" w:rsidRPr="003E3828" w:rsidRDefault="003E3828" w:rsidP="009F30EB">
      <w:pPr>
        <w:jc w:val="both"/>
        <w:rPr>
          <w:b/>
          <w:bCs/>
          <w:noProof/>
          <w:color w:val="000000" w:themeColor="text1"/>
          <w:sz w:val="28"/>
          <w:szCs w:val="28"/>
        </w:rPr>
      </w:pPr>
      <w:r w:rsidRPr="003E3828">
        <w:rPr>
          <w:b/>
          <w:bCs/>
          <w:noProof/>
          <w:color w:val="000000" w:themeColor="text1"/>
          <w:sz w:val="28"/>
          <w:szCs w:val="28"/>
        </w:rPr>
        <w:t>1. Key Financial Statements</w:t>
      </w:r>
    </w:p>
    <w:p w14:paraId="6E153F82" w14:textId="77777777" w:rsidR="003E3828" w:rsidRPr="003E3828" w:rsidRDefault="003E3828" w:rsidP="009F30EB">
      <w:pPr>
        <w:jc w:val="both"/>
        <w:rPr>
          <w:noProof/>
          <w:color w:val="000000" w:themeColor="text1"/>
          <w:sz w:val="28"/>
          <w:szCs w:val="28"/>
        </w:rPr>
      </w:pPr>
      <w:r w:rsidRPr="003E3828">
        <w:rPr>
          <w:noProof/>
          <w:color w:val="000000" w:themeColor="text1"/>
          <w:sz w:val="28"/>
          <w:szCs w:val="28"/>
        </w:rPr>
        <w:t>The three primary financial statements used in analysis are:</w:t>
      </w:r>
    </w:p>
    <w:p w14:paraId="4032487A" w14:textId="77777777" w:rsidR="003E3828" w:rsidRPr="003E3828" w:rsidRDefault="003E3828" w:rsidP="009F30EB">
      <w:pPr>
        <w:numPr>
          <w:ilvl w:val="0"/>
          <w:numId w:val="10"/>
        </w:numPr>
        <w:jc w:val="both"/>
        <w:rPr>
          <w:noProof/>
          <w:color w:val="000000" w:themeColor="text1"/>
          <w:sz w:val="28"/>
          <w:szCs w:val="28"/>
        </w:rPr>
      </w:pPr>
      <w:r w:rsidRPr="003E3828">
        <w:rPr>
          <w:b/>
          <w:bCs/>
          <w:noProof/>
          <w:color w:val="000000" w:themeColor="text1"/>
          <w:sz w:val="28"/>
          <w:szCs w:val="28"/>
        </w:rPr>
        <w:t>Income Statement (Profit &amp; Loss Statement):</w:t>
      </w:r>
      <w:r w:rsidRPr="003E3828">
        <w:rPr>
          <w:noProof/>
          <w:color w:val="000000" w:themeColor="text1"/>
          <w:sz w:val="28"/>
          <w:szCs w:val="28"/>
        </w:rPr>
        <w:t xml:space="preserve"> Shows a company’s revenues, expenses, and profit/loss over a period.</w:t>
      </w:r>
    </w:p>
    <w:p w14:paraId="641339AC" w14:textId="77777777" w:rsidR="003E3828" w:rsidRPr="003E3828" w:rsidRDefault="003E3828" w:rsidP="009F30EB">
      <w:pPr>
        <w:numPr>
          <w:ilvl w:val="0"/>
          <w:numId w:val="10"/>
        </w:numPr>
        <w:jc w:val="both"/>
        <w:rPr>
          <w:noProof/>
          <w:color w:val="000000" w:themeColor="text1"/>
          <w:sz w:val="28"/>
          <w:szCs w:val="28"/>
        </w:rPr>
      </w:pPr>
      <w:r w:rsidRPr="003E3828">
        <w:rPr>
          <w:b/>
          <w:bCs/>
          <w:noProof/>
          <w:color w:val="000000" w:themeColor="text1"/>
          <w:sz w:val="28"/>
          <w:szCs w:val="28"/>
        </w:rPr>
        <w:t>Balance Sheet:</w:t>
      </w:r>
      <w:r w:rsidRPr="003E3828">
        <w:rPr>
          <w:noProof/>
          <w:color w:val="000000" w:themeColor="text1"/>
          <w:sz w:val="28"/>
          <w:szCs w:val="28"/>
        </w:rPr>
        <w:t xml:space="preserve"> Provides a snapshot of assets, liabilities, and shareholders' equity at a specific point in time.</w:t>
      </w:r>
    </w:p>
    <w:p w14:paraId="50987504" w14:textId="77777777" w:rsidR="003E3828" w:rsidRPr="003E3828" w:rsidRDefault="003E3828" w:rsidP="009F30EB">
      <w:pPr>
        <w:numPr>
          <w:ilvl w:val="0"/>
          <w:numId w:val="10"/>
        </w:numPr>
        <w:jc w:val="both"/>
        <w:rPr>
          <w:noProof/>
          <w:color w:val="000000" w:themeColor="text1"/>
          <w:sz w:val="28"/>
          <w:szCs w:val="28"/>
        </w:rPr>
      </w:pPr>
      <w:r w:rsidRPr="003E3828">
        <w:rPr>
          <w:b/>
          <w:bCs/>
          <w:noProof/>
          <w:color w:val="000000" w:themeColor="text1"/>
          <w:sz w:val="28"/>
          <w:szCs w:val="28"/>
        </w:rPr>
        <w:t>Cash Flow Statement:</w:t>
      </w:r>
      <w:r w:rsidRPr="003E3828">
        <w:rPr>
          <w:noProof/>
          <w:color w:val="000000" w:themeColor="text1"/>
          <w:sz w:val="28"/>
          <w:szCs w:val="28"/>
        </w:rPr>
        <w:t xml:space="preserve"> Tracks cash inflows and outflows, showing liquidity and cash management.</w:t>
      </w:r>
    </w:p>
    <w:p w14:paraId="03CE0C20" w14:textId="77777777" w:rsidR="003E3828" w:rsidRPr="003E3828" w:rsidRDefault="003E3828" w:rsidP="009F30EB">
      <w:pPr>
        <w:jc w:val="both"/>
        <w:rPr>
          <w:b/>
          <w:bCs/>
          <w:noProof/>
          <w:color w:val="000000" w:themeColor="text1"/>
          <w:sz w:val="28"/>
          <w:szCs w:val="28"/>
        </w:rPr>
      </w:pPr>
      <w:r w:rsidRPr="003E3828">
        <w:rPr>
          <w:b/>
          <w:bCs/>
          <w:noProof/>
          <w:color w:val="000000" w:themeColor="text1"/>
          <w:sz w:val="28"/>
          <w:szCs w:val="28"/>
        </w:rPr>
        <w:t>2. Types of Financial Statement Analysis</w:t>
      </w:r>
    </w:p>
    <w:p w14:paraId="12B3C9CC" w14:textId="77777777" w:rsidR="003E3828" w:rsidRPr="003E3828" w:rsidRDefault="003E3828" w:rsidP="009F30EB">
      <w:pPr>
        <w:numPr>
          <w:ilvl w:val="0"/>
          <w:numId w:val="11"/>
        </w:numPr>
        <w:jc w:val="both"/>
        <w:rPr>
          <w:noProof/>
          <w:color w:val="000000" w:themeColor="text1"/>
          <w:sz w:val="28"/>
          <w:szCs w:val="28"/>
        </w:rPr>
      </w:pPr>
      <w:r w:rsidRPr="003E3828">
        <w:rPr>
          <w:b/>
          <w:bCs/>
          <w:noProof/>
          <w:color w:val="000000" w:themeColor="text1"/>
          <w:sz w:val="28"/>
          <w:szCs w:val="28"/>
        </w:rPr>
        <w:t>Horizontal Analysis</w:t>
      </w:r>
    </w:p>
    <w:p w14:paraId="165143FF" w14:textId="77777777" w:rsidR="003E3828" w:rsidRPr="003E3828" w:rsidRDefault="003E3828" w:rsidP="009F30EB">
      <w:pPr>
        <w:numPr>
          <w:ilvl w:val="1"/>
          <w:numId w:val="11"/>
        </w:numPr>
        <w:jc w:val="both"/>
        <w:rPr>
          <w:noProof/>
          <w:color w:val="000000" w:themeColor="text1"/>
          <w:sz w:val="28"/>
          <w:szCs w:val="28"/>
        </w:rPr>
      </w:pPr>
      <w:r w:rsidRPr="003E3828">
        <w:rPr>
          <w:noProof/>
          <w:color w:val="000000" w:themeColor="text1"/>
          <w:sz w:val="28"/>
          <w:szCs w:val="28"/>
        </w:rPr>
        <w:t>Compares financial data over multiple periods to identify trends (e.g., revenue growth, expense increases).</w:t>
      </w:r>
    </w:p>
    <w:p w14:paraId="46AA398B" w14:textId="77777777" w:rsidR="003E3828" w:rsidRPr="003E3828" w:rsidRDefault="003E3828" w:rsidP="009F30EB">
      <w:pPr>
        <w:numPr>
          <w:ilvl w:val="0"/>
          <w:numId w:val="11"/>
        </w:numPr>
        <w:jc w:val="both"/>
        <w:rPr>
          <w:noProof/>
          <w:color w:val="000000" w:themeColor="text1"/>
          <w:sz w:val="28"/>
          <w:szCs w:val="28"/>
        </w:rPr>
      </w:pPr>
      <w:r w:rsidRPr="003E3828">
        <w:rPr>
          <w:b/>
          <w:bCs/>
          <w:noProof/>
          <w:color w:val="000000" w:themeColor="text1"/>
          <w:sz w:val="28"/>
          <w:szCs w:val="28"/>
        </w:rPr>
        <w:t>Vertical Analysis</w:t>
      </w:r>
    </w:p>
    <w:p w14:paraId="0B6E7446" w14:textId="77777777" w:rsidR="003E3828" w:rsidRPr="003E3828" w:rsidRDefault="003E3828" w:rsidP="009F30EB">
      <w:pPr>
        <w:numPr>
          <w:ilvl w:val="1"/>
          <w:numId w:val="11"/>
        </w:numPr>
        <w:jc w:val="both"/>
        <w:rPr>
          <w:noProof/>
          <w:color w:val="000000" w:themeColor="text1"/>
          <w:sz w:val="28"/>
          <w:szCs w:val="28"/>
        </w:rPr>
      </w:pPr>
      <w:r w:rsidRPr="003E3828">
        <w:rPr>
          <w:noProof/>
          <w:color w:val="000000" w:themeColor="text1"/>
          <w:sz w:val="28"/>
          <w:szCs w:val="28"/>
        </w:rPr>
        <w:t>Expresses each item in a financial statement as a percentage of a base figure (e.g., each expense as a percentage of revenue).</w:t>
      </w:r>
    </w:p>
    <w:p w14:paraId="276F4EB0" w14:textId="77777777" w:rsidR="003E3828" w:rsidRPr="003E3828" w:rsidRDefault="003E3828" w:rsidP="009F30EB">
      <w:pPr>
        <w:numPr>
          <w:ilvl w:val="0"/>
          <w:numId w:val="11"/>
        </w:numPr>
        <w:jc w:val="both"/>
        <w:rPr>
          <w:noProof/>
          <w:color w:val="000000" w:themeColor="text1"/>
          <w:sz w:val="28"/>
          <w:szCs w:val="28"/>
        </w:rPr>
      </w:pPr>
      <w:r w:rsidRPr="003E3828">
        <w:rPr>
          <w:b/>
          <w:bCs/>
          <w:noProof/>
          <w:color w:val="000000" w:themeColor="text1"/>
          <w:sz w:val="28"/>
          <w:szCs w:val="28"/>
        </w:rPr>
        <w:t>Ratio Analysis</w:t>
      </w:r>
    </w:p>
    <w:p w14:paraId="742A84AF" w14:textId="77777777" w:rsidR="003E3828" w:rsidRPr="003E3828" w:rsidRDefault="003E3828" w:rsidP="009F30EB">
      <w:pPr>
        <w:numPr>
          <w:ilvl w:val="1"/>
          <w:numId w:val="11"/>
        </w:numPr>
        <w:jc w:val="both"/>
        <w:rPr>
          <w:noProof/>
          <w:color w:val="000000" w:themeColor="text1"/>
          <w:sz w:val="28"/>
          <w:szCs w:val="28"/>
        </w:rPr>
      </w:pPr>
      <w:r w:rsidRPr="003E3828">
        <w:rPr>
          <w:noProof/>
          <w:color w:val="000000" w:themeColor="text1"/>
          <w:sz w:val="28"/>
          <w:szCs w:val="28"/>
        </w:rPr>
        <w:t>Uses financial ratios to evaluate performance, profitability, liquidity, and solvency.</w:t>
      </w:r>
    </w:p>
    <w:p w14:paraId="1E312A1C" w14:textId="77777777" w:rsidR="003E3828" w:rsidRPr="003E3828" w:rsidRDefault="003E3828" w:rsidP="003E3828">
      <w:pPr>
        <w:rPr>
          <w:b/>
          <w:bCs/>
          <w:noProof/>
          <w:color w:val="000000" w:themeColor="text1"/>
          <w:sz w:val="28"/>
          <w:szCs w:val="28"/>
        </w:rPr>
      </w:pPr>
      <w:r w:rsidRPr="003E3828">
        <w:rPr>
          <w:b/>
          <w:bCs/>
          <w:noProof/>
          <w:color w:val="000000" w:themeColor="text1"/>
          <w:sz w:val="28"/>
          <w:szCs w:val="28"/>
        </w:rPr>
        <w:t>3. Key Financial Ratios and Their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462"/>
        <w:gridCol w:w="3602"/>
      </w:tblGrid>
      <w:tr w:rsidR="003E3828" w:rsidRPr="003E3828" w14:paraId="1615267E" w14:textId="77777777" w:rsidTr="00722B10">
        <w:trPr>
          <w:tblHeader/>
          <w:tblCellSpacing w:w="15" w:type="dxa"/>
        </w:trPr>
        <w:tc>
          <w:tcPr>
            <w:tcW w:w="0" w:type="auto"/>
            <w:tcBorders>
              <w:top w:val="single" w:sz="4" w:space="0" w:color="auto"/>
              <w:left w:val="single" w:sz="4" w:space="0" w:color="auto"/>
              <w:bottom w:val="single" w:sz="4" w:space="0" w:color="auto"/>
            </w:tcBorders>
            <w:vAlign w:val="center"/>
            <w:hideMark/>
          </w:tcPr>
          <w:p w14:paraId="5F292373" w14:textId="77777777" w:rsidR="003E3828" w:rsidRPr="003E3828" w:rsidRDefault="003E3828" w:rsidP="003E3828">
            <w:pPr>
              <w:rPr>
                <w:b/>
                <w:bCs/>
                <w:noProof/>
                <w:color w:val="000000" w:themeColor="text1"/>
                <w:sz w:val="28"/>
                <w:szCs w:val="28"/>
              </w:rPr>
            </w:pPr>
            <w:r w:rsidRPr="003E3828">
              <w:rPr>
                <w:b/>
                <w:bCs/>
                <w:noProof/>
                <w:color w:val="000000" w:themeColor="text1"/>
                <w:sz w:val="28"/>
                <w:szCs w:val="28"/>
              </w:rPr>
              <w:t>Category</w:t>
            </w:r>
          </w:p>
        </w:tc>
        <w:tc>
          <w:tcPr>
            <w:tcW w:w="0" w:type="auto"/>
            <w:tcBorders>
              <w:top w:val="single" w:sz="4" w:space="0" w:color="auto"/>
              <w:left w:val="single" w:sz="4" w:space="0" w:color="auto"/>
              <w:bottom w:val="single" w:sz="4" w:space="0" w:color="auto"/>
            </w:tcBorders>
            <w:vAlign w:val="center"/>
            <w:hideMark/>
          </w:tcPr>
          <w:p w14:paraId="4841E438" w14:textId="77777777" w:rsidR="003E3828" w:rsidRPr="003E3828" w:rsidRDefault="003E3828" w:rsidP="003E3828">
            <w:pPr>
              <w:rPr>
                <w:b/>
                <w:bCs/>
                <w:noProof/>
                <w:color w:val="000000" w:themeColor="text1"/>
                <w:sz w:val="28"/>
                <w:szCs w:val="28"/>
              </w:rPr>
            </w:pPr>
            <w:r w:rsidRPr="003E3828">
              <w:rPr>
                <w:b/>
                <w:bCs/>
                <w:noProof/>
                <w:color w:val="000000" w:themeColor="text1"/>
                <w:sz w:val="28"/>
                <w:szCs w:val="28"/>
              </w:rPr>
              <w:t>Key Ratios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DD1256" w14:textId="77777777" w:rsidR="003E3828" w:rsidRPr="003E3828" w:rsidRDefault="003E3828" w:rsidP="003E3828">
            <w:pPr>
              <w:rPr>
                <w:b/>
                <w:bCs/>
                <w:noProof/>
                <w:color w:val="000000" w:themeColor="text1"/>
                <w:sz w:val="28"/>
                <w:szCs w:val="28"/>
              </w:rPr>
            </w:pPr>
            <w:r w:rsidRPr="003E3828">
              <w:rPr>
                <w:b/>
                <w:bCs/>
                <w:noProof/>
                <w:color w:val="000000" w:themeColor="text1"/>
                <w:sz w:val="28"/>
                <w:szCs w:val="28"/>
              </w:rPr>
              <w:t>Interpretation</w:t>
            </w:r>
          </w:p>
        </w:tc>
      </w:tr>
      <w:tr w:rsidR="003E3828" w:rsidRPr="003E3828" w14:paraId="591ED467" w14:textId="77777777" w:rsidTr="00722B10">
        <w:trPr>
          <w:tblCellSpacing w:w="15" w:type="dxa"/>
        </w:trPr>
        <w:tc>
          <w:tcPr>
            <w:tcW w:w="0" w:type="auto"/>
            <w:tcBorders>
              <w:left w:val="single" w:sz="4" w:space="0" w:color="auto"/>
              <w:bottom w:val="single" w:sz="4" w:space="0" w:color="auto"/>
            </w:tcBorders>
            <w:vAlign w:val="center"/>
            <w:hideMark/>
          </w:tcPr>
          <w:p w14:paraId="44725A8F" w14:textId="77777777" w:rsidR="003E3828" w:rsidRPr="003E3828" w:rsidRDefault="003E3828" w:rsidP="003E3828">
            <w:pPr>
              <w:rPr>
                <w:noProof/>
                <w:color w:val="000000" w:themeColor="text1"/>
                <w:sz w:val="28"/>
                <w:szCs w:val="28"/>
              </w:rPr>
            </w:pPr>
            <w:r w:rsidRPr="003E3828">
              <w:rPr>
                <w:b/>
                <w:bCs/>
                <w:noProof/>
                <w:color w:val="000000" w:themeColor="text1"/>
                <w:sz w:val="28"/>
                <w:szCs w:val="28"/>
              </w:rPr>
              <w:t>Profitability Ratios</w:t>
            </w:r>
          </w:p>
        </w:tc>
        <w:tc>
          <w:tcPr>
            <w:tcW w:w="0" w:type="auto"/>
            <w:tcBorders>
              <w:left w:val="single" w:sz="4" w:space="0" w:color="auto"/>
              <w:bottom w:val="single" w:sz="4" w:space="0" w:color="auto"/>
            </w:tcBorders>
            <w:vAlign w:val="center"/>
            <w:hideMark/>
          </w:tcPr>
          <w:p w14:paraId="7208EEEC" w14:textId="77777777" w:rsidR="003E3828" w:rsidRPr="003E3828" w:rsidRDefault="003E3828" w:rsidP="003E3828">
            <w:pPr>
              <w:rPr>
                <w:noProof/>
                <w:color w:val="000000" w:themeColor="text1"/>
                <w:sz w:val="28"/>
                <w:szCs w:val="28"/>
              </w:rPr>
            </w:pPr>
            <w:r w:rsidRPr="003E3828">
              <w:rPr>
                <w:noProof/>
                <w:color w:val="000000" w:themeColor="text1"/>
                <w:sz w:val="28"/>
                <w:szCs w:val="28"/>
              </w:rPr>
              <w:t>Gross Profit Margin = (Gross Profit / Revenue) × 100</w:t>
            </w:r>
          </w:p>
        </w:tc>
        <w:tc>
          <w:tcPr>
            <w:tcW w:w="0" w:type="auto"/>
            <w:tcBorders>
              <w:left w:val="single" w:sz="4" w:space="0" w:color="auto"/>
              <w:bottom w:val="single" w:sz="4" w:space="0" w:color="auto"/>
              <w:right w:val="single" w:sz="4" w:space="0" w:color="auto"/>
            </w:tcBorders>
            <w:vAlign w:val="center"/>
            <w:hideMark/>
          </w:tcPr>
          <w:p w14:paraId="5BC2BECE" w14:textId="77777777" w:rsidR="003E3828" w:rsidRPr="003E3828" w:rsidRDefault="003E3828" w:rsidP="003E3828">
            <w:pPr>
              <w:rPr>
                <w:noProof/>
                <w:color w:val="000000" w:themeColor="text1"/>
                <w:sz w:val="28"/>
                <w:szCs w:val="28"/>
              </w:rPr>
            </w:pPr>
            <w:r w:rsidRPr="003E3828">
              <w:rPr>
                <w:noProof/>
                <w:color w:val="000000" w:themeColor="text1"/>
                <w:sz w:val="28"/>
                <w:szCs w:val="28"/>
              </w:rPr>
              <w:t>Measures how efficiently a company produces goods.</w:t>
            </w:r>
          </w:p>
        </w:tc>
      </w:tr>
      <w:tr w:rsidR="003E3828" w:rsidRPr="003E3828" w14:paraId="27798DF2" w14:textId="77777777" w:rsidTr="00722B10">
        <w:trPr>
          <w:tblCellSpacing w:w="15" w:type="dxa"/>
        </w:trPr>
        <w:tc>
          <w:tcPr>
            <w:tcW w:w="0" w:type="auto"/>
            <w:tcBorders>
              <w:left w:val="single" w:sz="4" w:space="0" w:color="auto"/>
              <w:bottom w:val="single" w:sz="4" w:space="0" w:color="auto"/>
            </w:tcBorders>
            <w:vAlign w:val="center"/>
            <w:hideMark/>
          </w:tcPr>
          <w:p w14:paraId="0EC75F05" w14:textId="77777777" w:rsidR="003E3828" w:rsidRPr="003E3828" w:rsidRDefault="003E3828" w:rsidP="003E3828">
            <w:pPr>
              <w:rPr>
                <w:noProof/>
                <w:color w:val="000000" w:themeColor="text1"/>
                <w:sz w:val="28"/>
                <w:szCs w:val="28"/>
              </w:rPr>
            </w:pPr>
          </w:p>
        </w:tc>
        <w:tc>
          <w:tcPr>
            <w:tcW w:w="0" w:type="auto"/>
            <w:tcBorders>
              <w:left w:val="single" w:sz="4" w:space="0" w:color="auto"/>
              <w:bottom w:val="single" w:sz="4" w:space="0" w:color="auto"/>
            </w:tcBorders>
            <w:vAlign w:val="center"/>
            <w:hideMark/>
          </w:tcPr>
          <w:p w14:paraId="1194F000" w14:textId="77777777" w:rsidR="003E3828" w:rsidRPr="003E3828" w:rsidRDefault="003E3828" w:rsidP="003E3828">
            <w:pPr>
              <w:rPr>
                <w:noProof/>
                <w:color w:val="000000" w:themeColor="text1"/>
                <w:sz w:val="28"/>
                <w:szCs w:val="28"/>
              </w:rPr>
            </w:pPr>
            <w:r w:rsidRPr="003E3828">
              <w:rPr>
                <w:noProof/>
                <w:color w:val="000000" w:themeColor="text1"/>
                <w:sz w:val="28"/>
                <w:szCs w:val="28"/>
              </w:rPr>
              <w:t>Net Profit Margin = (Net Profit / Revenue) × 100</w:t>
            </w:r>
          </w:p>
        </w:tc>
        <w:tc>
          <w:tcPr>
            <w:tcW w:w="0" w:type="auto"/>
            <w:tcBorders>
              <w:left w:val="single" w:sz="4" w:space="0" w:color="auto"/>
              <w:bottom w:val="single" w:sz="4" w:space="0" w:color="auto"/>
              <w:right w:val="single" w:sz="4" w:space="0" w:color="auto"/>
            </w:tcBorders>
            <w:vAlign w:val="center"/>
            <w:hideMark/>
          </w:tcPr>
          <w:p w14:paraId="19C7F7C9" w14:textId="77777777" w:rsidR="003E3828" w:rsidRPr="003E3828" w:rsidRDefault="003E3828" w:rsidP="003E3828">
            <w:pPr>
              <w:rPr>
                <w:noProof/>
                <w:color w:val="000000" w:themeColor="text1"/>
                <w:sz w:val="28"/>
                <w:szCs w:val="28"/>
              </w:rPr>
            </w:pPr>
            <w:r w:rsidRPr="003E3828">
              <w:rPr>
                <w:noProof/>
                <w:color w:val="000000" w:themeColor="text1"/>
                <w:sz w:val="28"/>
                <w:szCs w:val="28"/>
              </w:rPr>
              <w:t>Shows overall profitability after all expenses.</w:t>
            </w:r>
          </w:p>
        </w:tc>
      </w:tr>
      <w:tr w:rsidR="003E3828" w:rsidRPr="003E3828" w14:paraId="41A6D877" w14:textId="77777777" w:rsidTr="00722B10">
        <w:trPr>
          <w:tblCellSpacing w:w="15" w:type="dxa"/>
        </w:trPr>
        <w:tc>
          <w:tcPr>
            <w:tcW w:w="0" w:type="auto"/>
            <w:tcBorders>
              <w:left w:val="single" w:sz="4" w:space="0" w:color="auto"/>
              <w:bottom w:val="single" w:sz="4" w:space="0" w:color="auto"/>
              <w:right w:val="single" w:sz="4" w:space="0" w:color="auto"/>
            </w:tcBorders>
            <w:vAlign w:val="center"/>
            <w:hideMark/>
          </w:tcPr>
          <w:p w14:paraId="7D475207" w14:textId="77777777" w:rsidR="003E3828" w:rsidRPr="003E3828" w:rsidRDefault="003E3828" w:rsidP="003E3828">
            <w:pPr>
              <w:rPr>
                <w:noProof/>
                <w:color w:val="000000" w:themeColor="text1"/>
                <w:sz w:val="28"/>
                <w:szCs w:val="28"/>
              </w:rPr>
            </w:pPr>
            <w:r w:rsidRPr="003E3828">
              <w:rPr>
                <w:b/>
                <w:bCs/>
                <w:noProof/>
                <w:color w:val="000000" w:themeColor="text1"/>
                <w:sz w:val="28"/>
                <w:szCs w:val="28"/>
              </w:rPr>
              <w:lastRenderedPageBreak/>
              <w:t>Liquidity Ratios</w:t>
            </w:r>
          </w:p>
        </w:tc>
        <w:tc>
          <w:tcPr>
            <w:tcW w:w="0" w:type="auto"/>
            <w:tcBorders>
              <w:bottom w:val="single" w:sz="4" w:space="0" w:color="auto"/>
            </w:tcBorders>
            <w:vAlign w:val="center"/>
            <w:hideMark/>
          </w:tcPr>
          <w:p w14:paraId="3422E3EF" w14:textId="77777777" w:rsidR="003E3828" w:rsidRPr="003E3828" w:rsidRDefault="003E3828" w:rsidP="003E3828">
            <w:pPr>
              <w:rPr>
                <w:noProof/>
                <w:color w:val="000000" w:themeColor="text1"/>
                <w:sz w:val="28"/>
                <w:szCs w:val="28"/>
              </w:rPr>
            </w:pPr>
            <w:r w:rsidRPr="003E3828">
              <w:rPr>
                <w:noProof/>
                <w:color w:val="000000" w:themeColor="text1"/>
                <w:sz w:val="28"/>
                <w:szCs w:val="28"/>
              </w:rPr>
              <w:t>Current Ratio = Current Assets / Current Liabilities</w:t>
            </w:r>
          </w:p>
        </w:tc>
        <w:tc>
          <w:tcPr>
            <w:tcW w:w="0" w:type="auto"/>
            <w:tcBorders>
              <w:left w:val="single" w:sz="4" w:space="0" w:color="auto"/>
              <w:bottom w:val="single" w:sz="4" w:space="0" w:color="auto"/>
              <w:right w:val="single" w:sz="4" w:space="0" w:color="auto"/>
            </w:tcBorders>
            <w:vAlign w:val="center"/>
            <w:hideMark/>
          </w:tcPr>
          <w:p w14:paraId="398F185F" w14:textId="77777777" w:rsidR="003E3828" w:rsidRPr="003E3828" w:rsidRDefault="003E3828" w:rsidP="003E3828">
            <w:pPr>
              <w:rPr>
                <w:noProof/>
                <w:color w:val="000000" w:themeColor="text1"/>
                <w:sz w:val="28"/>
                <w:szCs w:val="28"/>
              </w:rPr>
            </w:pPr>
            <w:r w:rsidRPr="003E3828">
              <w:rPr>
                <w:noProof/>
                <w:color w:val="000000" w:themeColor="text1"/>
                <w:sz w:val="28"/>
                <w:szCs w:val="28"/>
              </w:rPr>
              <w:t>Assesses short-term financial health (ideal: &gt;1).</w:t>
            </w:r>
          </w:p>
        </w:tc>
      </w:tr>
      <w:tr w:rsidR="003E3828" w:rsidRPr="003E3828" w14:paraId="3D9A8EFD" w14:textId="77777777" w:rsidTr="00722B10">
        <w:trPr>
          <w:tblCellSpacing w:w="15" w:type="dxa"/>
        </w:trPr>
        <w:tc>
          <w:tcPr>
            <w:tcW w:w="0" w:type="auto"/>
            <w:tcBorders>
              <w:left w:val="single" w:sz="4" w:space="0" w:color="auto"/>
              <w:bottom w:val="single" w:sz="4" w:space="0" w:color="auto"/>
              <w:right w:val="single" w:sz="4" w:space="0" w:color="auto"/>
            </w:tcBorders>
            <w:vAlign w:val="center"/>
            <w:hideMark/>
          </w:tcPr>
          <w:p w14:paraId="38CB32E9" w14:textId="77777777" w:rsidR="003E3828" w:rsidRPr="003E3828" w:rsidRDefault="003E3828" w:rsidP="003E3828">
            <w:pPr>
              <w:rPr>
                <w:noProof/>
                <w:color w:val="000000" w:themeColor="text1"/>
                <w:sz w:val="28"/>
                <w:szCs w:val="28"/>
              </w:rPr>
            </w:pPr>
          </w:p>
        </w:tc>
        <w:tc>
          <w:tcPr>
            <w:tcW w:w="0" w:type="auto"/>
            <w:tcBorders>
              <w:bottom w:val="single" w:sz="4" w:space="0" w:color="auto"/>
            </w:tcBorders>
            <w:vAlign w:val="center"/>
            <w:hideMark/>
          </w:tcPr>
          <w:p w14:paraId="666CDAC7" w14:textId="77777777" w:rsidR="003E3828" w:rsidRPr="003E3828" w:rsidRDefault="003E3828" w:rsidP="003E3828">
            <w:pPr>
              <w:rPr>
                <w:noProof/>
                <w:color w:val="000000" w:themeColor="text1"/>
                <w:sz w:val="28"/>
                <w:szCs w:val="28"/>
              </w:rPr>
            </w:pPr>
            <w:r w:rsidRPr="003E3828">
              <w:rPr>
                <w:noProof/>
                <w:color w:val="000000" w:themeColor="text1"/>
                <w:sz w:val="28"/>
                <w:szCs w:val="28"/>
              </w:rPr>
              <w:t>Quick Ratio = (Current Assets - Inventory) / Current Liabilities</w:t>
            </w:r>
          </w:p>
        </w:tc>
        <w:tc>
          <w:tcPr>
            <w:tcW w:w="0" w:type="auto"/>
            <w:tcBorders>
              <w:left w:val="single" w:sz="4" w:space="0" w:color="auto"/>
              <w:bottom w:val="single" w:sz="4" w:space="0" w:color="auto"/>
              <w:right w:val="single" w:sz="4" w:space="0" w:color="auto"/>
            </w:tcBorders>
            <w:vAlign w:val="center"/>
            <w:hideMark/>
          </w:tcPr>
          <w:p w14:paraId="7911DEBA" w14:textId="77777777" w:rsidR="003E3828" w:rsidRPr="003E3828" w:rsidRDefault="003E3828" w:rsidP="003E3828">
            <w:pPr>
              <w:rPr>
                <w:noProof/>
                <w:color w:val="000000" w:themeColor="text1"/>
                <w:sz w:val="28"/>
                <w:szCs w:val="28"/>
              </w:rPr>
            </w:pPr>
            <w:r w:rsidRPr="003E3828">
              <w:rPr>
                <w:noProof/>
                <w:color w:val="000000" w:themeColor="text1"/>
                <w:sz w:val="28"/>
                <w:szCs w:val="28"/>
              </w:rPr>
              <w:t>Measures ability to pay liabilities without relying on inventory.</w:t>
            </w:r>
          </w:p>
        </w:tc>
      </w:tr>
      <w:tr w:rsidR="003E3828" w:rsidRPr="003E3828" w14:paraId="78F409F4" w14:textId="77777777" w:rsidTr="00722B10">
        <w:trPr>
          <w:tblCellSpacing w:w="15" w:type="dxa"/>
        </w:trPr>
        <w:tc>
          <w:tcPr>
            <w:tcW w:w="0" w:type="auto"/>
            <w:tcBorders>
              <w:left w:val="single" w:sz="4" w:space="0" w:color="auto"/>
              <w:bottom w:val="single" w:sz="4" w:space="0" w:color="auto"/>
              <w:right w:val="single" w:sz="4" w:space="0" w:color="auto"/>
            </w:tcBorders>
            <w:vAlign w:val="center"/>
            <w:hideMark/>
          </w:tcPr>
          <w:p w14:paraId="6D6C5ED8" w14:textId="77777777" w:rsidR="003E3828" w:rsidRPr="003E3828" w:rsidRDefault="003E3828" w:rsidP="003E3828">
            <w:pPr>
              <w:rPr>
                <w:noProof/>
                <w:color w:val="000000" w:themeColor="text1"/>
                <w:sz w:val="28"/>
                <w:szCs w:val="28"/>
              </w:rPr>
            </w:pPr>
            <w:r w:rsidRPr="003E3828">
              <w:rPr>
                <w:b/>
                <w:bCs/>
                <w:noProof/>
                <w:color w:val="000000" w:themeColor="text1"/>
                <w:sz w:val="28"/>
                <w:szCs w:val="28"/>
              </w:rPr>
              <w:t>Solvency Ratios</w:t>
            </w:r>
          </w:p>
        </w:tc>
        <w:tc>
          <w:tcPr>
            <w:tcW w:w="0" w:type="auto"/>
            <w:tcBorders>
              <w:bottom w:val="single" w:sz="4" w:space="0" w:color="auto"/>
            </w:tcBorders>
            <w:vAlign w:val="center"/>
            <w:hideMark/>
          </w:tcPr>
          <w:p w14:paraId="717F63A0" w14:textId="77777777" w:rsidR="003E3828" w:rsidRPr="003E3828" w:rsidRDefault="003E3828" w:rsidP="003E3828">
            <w:pPr>
              <w:rPr>
                <w:noProof/>
                <w:color w:val="000000" w:themeColor="text1"/>
                <w:sz w:val="28"/>
                <w:szCs w:val="28"/>
              </w:rPr>
            </w:pPr>
            <w:r w:rsidRPr="003E3828">
              <w:rPr>
                <w:noProof/>
                <w:color w:val="000000" w:themeColor="text1"/>
                <w:sz w:val="28"/>
                <w:szCs w:val="28"/>
              </w:rPr>
              <w:t>Debt-to-Equity Ratio = Total Debt / Shareholders' Equity</w:t>
            </w:r>
          </w:p>
        </w:tc>
        <w:tc>
          <w:tcPr>
            <w:tcW w:w="0" w:type="auto"/>
            <w:tcBorders>
              <w:left w:val="single" w:sz="4" w:space="0" w:color="auto"/>
              <w:bottom w:val="single" w:sz="4" w:space="0" w:color="auto"/>
              <w:right w:val="single" w:sz="4" w:space="0" w:color="auto"/>
            </w:tcBorders>
            <w:vAlign w:val="center"/>
            <w:hideMark/>
          </w:tcPr>
          <w:p w14:paraId="3F1DE557" w14:textId="77777777" w:rsidR="003E3828" w:rsidRPr="003E3828" w:rsidRDefault="003E3828" w:rsidP="003E3828">
            <w:pPr>
              <w:rPr>
                <w:noProof/>
                <w:color w:val="000000" w:themeColor="text1"/>
                <w:sz w:val="28"/>
                <w:szCs w:val="28"/>
              </w:rPr>
            </w:pPr>
            <w:r w:rsidRPr="003E3828">
              <w:rPr>
                <w:noProof/>
                <w:color w:val="000000" w:themeColor="text1"/>
                <w:sz w:val="28"/>
                <w:szCs w:val="28"/>
              </w:rPr>
              <w:t>Indicates financial leverage (high ratio = high risk).</w:t>
            </w:r>
          </w:p>
        </w:tc>
      </w:tr>
      <w:tr w:rsidR="003E3828" w:rsidRPr="003E3828" w14:paraId="47A9E9E4" w14:textId="77777777" w:rsidTr="00722B10">
        <w:trPr>
          <w:tblCellSpacing w:w="15" w:type="dxa"/>
        </w:trPr>
        <w:tc>
          <w:tcPr>
            <w:tcW w:w="0" w:type="auto"/>
            <w:tcBorders>
              <w:left w:val="single" w:sz="4" w:space="0" w:color="auto"/>
              <w:right w:val="single" w:sz="4" w:space="0" w:color="auto"/>
            </w:tcBorders>
            <w:vAlign w:val="center"/>
            <w:hideMark/>
          </w:tcPr>
          <w:p w14:paraId="452EBD31" w14:textId="77777777" w:rsidR="003E3828" w:rsidRPr="003E3828" w:rsidRDefault="003E3828" w:rsidP="003E3828">
            <w:pPr>
              <w:rPr>
                <w:noProof/>
                <w:color w:val="000000" w:themeColor="text1"/>
                <w:sz w:val="28"/>
                <w:szCs w:val="28"/>
              </w:rPr>
            </w:pPr>
            <w:r w:rsidRPr="003E3828">
              <w:rPr>
                <w:b/>
                <w:bCs/>
                <w:noProof/>
                <w:color w:val="000000" w:themeColor="text1"/>
                <w:sz w:val="28"/>
                <w:szCs w:val="28"/>
              </w:rPr>
              <w:t>Efficiency Ratios</w:t>
            </w:r>
          </w:p>
        </w:tc>
        <w:tc>
          <w:tcPr>
            <w:tcW w:w="0" w:type="auto"/>
            <w:vAlign w:val="center"/>
            <w:hideMark/>
          </w:tcPr>
          <w:p w14:paraId="2D1CDBD7" w14:textId="77777777" w:rsidR="003E3828" w:rsidRPr="003E3828" w:rsidRDefault="003E3828" w:rsidP="003E3828">
            <w:pPr>
              <w:rPr>
                <w:noProof/>
                <w:color w:val="000000" w:themeColor="text1"/>
                <w:sz w:val="28"/>
                <w:szCs w:val="28"/>
              </w:rPr>
            </w:pPr>
            <w:r w:rsidRPr="003E3828">
              <w:rPr>
                <w:noProof/>
                <w:color w:val="000000" w:themeColor="text1"/>
                <w:sz w:val="28"/>
                <w:szCs w:val="28"/>
              </w:rPr>
              <w:t>Asset Turnover Ratio = Revenue / Total Assets</w:t>
            </w:r>
          </w:p>
        </w:tc>
        <w:tc>
          <w:tcPr>
            <w:tcW w:w="0" w:type="auto"/>
            <w:tcBorders>
              <w:left w:val="single" w:sz="4" w:space="0" w:color="auto"/>
              <w:right w:val="single" w:sz="4" w:space="0" w:color="auto"/>
            </w:tcBorders>
            <w:vAlign w:val="center"/>
            <w:hideMark/>
          </w:tcPr>
          <w:p w14:paraId="472A952E" w14:textId="77777777" w:rsidR="003E3828" w:rsidRPr="003E3828" w:rsidRDefault="003E3828" w:rsidP="003E3828">
            <w:pPr>
              <w:rPr>
                <w:noProof/>
                <w:color w:val="000000" w:themeColor="text1"/>
                <w:sz w:val="28"/>
                <w:szCs w:val="28"/>
              </w:rPr>
            </w:pPr>
            <w:r w:rsidRPr="003E3828">
              <w:rPr>
                <w:noProof/>
                <w:color w:val="000000" w:themeColor="text1"/>
                <w:sz w:val="28"/>
                <w:szCs w:val="28"/>
              </w:rPr>
              <w:t>Measures how effectively assets generate revenue.</w:t>
            </w:r>
          </w:p>
        </w:tc>
      </w:tr>
      <w:tr w:rsidR="003E3828" w:rsidRPr="003E3828" w14:paraId="7DC9A4BB" w14:textId="77777777" w:rsidTr="00722B1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7EA40C" w14:textId="77777777" w:rsidR="003E3828" w:rsidRPr="003E3828" w:rsidRDefault="003E3828" w:rsidP="003E3828">
            <w:pPr>
              <w:rPr>
                <w:noProof/>
                <w:color w:val="000000" w:themeColor="text1"/>
                <w:sz w:val="28"/>
                <w:szCs w:val="28"/>
              </w:rPr>
            </w:pPr>
            <w:r w:rsidRPr="003E3828">
              <w:rPr>
                <w:b/>
                <w:bCs/>
                <w:noProof/>
                <w:color w:val="000000" w:themeColor="text1"/>
                <w:sz w:val="28"/>
                <w:szCs w:val="28"/>
              </w:rPr>
              <w:t>Market Valuation Ratios</w:t>
            </w:r>
          </w:p>
        </w:tc>
        <w:tc>
          <w:tcPr>
            <w:tcW w:w="0" w:type="auto"/>
            <w:tcBorders>
              <w:top w:val="single" w:sz="4" w:space="0" w:color="auto"/>
              <w:bottom w:val="single" w:sz="4" w:space="0" w:color="auto"/>
            </w:tcBorders>
            <w:vAlign w:val="center"/>
            <w:hideMark/>
          </w:tcPr>
          <w:p w14:paraId="0168407F" w14:textId="77777777" w:rsidR="003E3828" w:rsidRPr="003E3828" w:rsidRDefault="003E3828" w:rsidP="003E3828">
            <w:pPr>
              <w:rPr>
                <w:noProof/>
                <w:color w:val="000000" w:themeColor="text1"/>
                <w:sz w:val="28"/>
                <w:szCs w:val="28"/>
              </w:rPr>
            </w:pPr>
            <w:r w:rsidRPr="003E3828">
              <w:rPr>
                <w:noProof/>
                <w:color w:val="000000" w:themeColor="text1"/>
                <w:sz w:val="28"/>
                <w:szCs w:val="28"/>
              </w:rPr>
              <w:t>Earnings Per Share (EPS) = Net Profit / No. of Shares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77EFD57" w14:textId="77777777" w:rsidR="003E3828" w:rsidRPr="003E3828" w:rsidRDefault="003E3828" w:rsidP="003E3828">
            <w:pPr>
              <w:rPr>
                <w:noProof/>
                <w:color w:val="000000" w:themeColor="text1"/>
                <w:sz w:val="28"/>
                <w:szCs w:val="28"/>
              </w:rPr>
            </w:pPr>
            <w:r w:rsidRPr="003E3828">
              <w:rPr>
                <w:noProof/>
                <w:color w:val="000000" w:themeColor="text1"/>
                <w:sz w:val="28"/>
                <w:szCs w:val="28"/>
              </w:rPr>
              <w:t>Shows profitability per share.</w:t>
            </w:r>
          </w:p>
        </w:tc>
      </w:tr>
    </w:tbl>
    <w:p w14:paraId="3BC19321" w14:textId="77777777" w:rsidR="003E3828" w:rsidRPr="003E3828" w:rsidRDefault="003E3828" w:rsidP="003E3828">
      <w:pPr>
        <w:rPr>
          <w:b/>
          <w:bCs/>
          <w:noProof/>
          <w:color w:val="000000" w:themeColor="text1"/>
          <w:sz w:val="28"/>
          <w:szCs w:val="28"/>
        </w:rPr>
      </w:pPr>
      <w:r w:rsidRPr="003E3828">
        <w:rPr>
          <w:b/>
          <w:bCs/>
          <w:noProof/>
          <w:color w:val="000000" w:themeColor="text1"/>
          <w:sz w:val="28"/>
          <w:szCs w:val="28"/>
        </w:rPr>
        <w:t>4. Interpretation of Analysis Results</w:t>
      </w:r>
    </w:p>
    <w:p w14:paraId="0C363E85" w14:textId="77777777" w:rsidR="003E3828" w:rsidRPr="003E3828" w:rsidRDefault="003E3828" w:rsidP="009F30EB">
      <w:pPr>
        <w:numPr>
          <w:ilvl w:val="0"/>
          <w:numId w:val="12"/>
        </w:numPr>
        <w:jc w:val="both"/>
        <w:rPr>
          <w:noProof/>
          <w:color w:val="000000" w:themeColor="text1"/>
          <w:sz w:val="28"/>
          <w:szCs w:val="28"/>
        </w:rPr>
      </w:pPr>
      <w:r w:rsidRPr="003E3828">
        <w:rPr>
          <w:b/>
          <w:bCs/>
          <w:noProof/>
          <w:color w:val="000000" w:themeColor="text1"/>
          <w:sz w:val="28"/>
          <w:szCs w:val="28"/>
        </w:rPr>
        <w:t>Positive Trends:</w:t>
      </w:r>
      <w:r w:rsidRPr="003E3828">
        <w:rPr>
          <w:noProof/>
          <w:color w:val="000000" w:themeColor="text1"/>
          <w:sz w:val="28"/>
          <w:szCs w:val="28"/>
        </w:rPr>
        <w:t xml:space="preserve"> Rising revenue, stable costs, strong profit margins, and low debt indicate financial strength.</w:t>
      </w:r>
    </w:p>
    <w:p w14:paraId="18092C84" w14:textId="77777777" w:rsidR="003E3828" w:rsidRPr="003E3828" w:rsidRDefault="003E3828" w:rsidP="009F30EB">
      <w:pPr>
        <w:numPr>
          <w:ilvl w:val="0"/>
          <w:numId w:val="12"/>
        </w:numPr>
        <w:jc w:val="both"/>
        <w:rPr>
          <w:noProof/>
          <w:color w:val="000000" w:themeColor="text1"/>
          <w:sz w:val="28"/>
          <w:szCs w:val="28"/>
        </w:rPr>
      </w:pPr>
      <w:r w:rsidRPr="003E3828">
        <w:rPr>
          <w:b/>
          <w:bCs/>
          <w:noProof/>
          <w:color w:val="000000" w:themeColor="text1"/>
          <w:sz w:val="28"/>
          <w:szCs w:val="28"/>
        </w:rPr>
        <w:t>Warning Signs:</w:t>
      </w:r>
      <w:r w:rsidRPr="003E3828">
        <w:rPr>
          <w:noProof/>
          <w:color w:val="000000" w:themeColor="text1"/>
          <w:sz w:val="28"/>
          <w:szCs w:val="28"/>
        </w:rPr>
        <w:t xml:space="preserve"> Declining profits, high debt, low liquidity, or inconsistent cash flow suggest financial risk.</w:t>
      </w:r>
    </w:p>
    <w:p w14:paraId="32FD8046" w14:textId="77777777" w:rsidR="003E3828" w:rsidRPr="003E3828" w:rsidRDefault="003E3828" w:rsidP="009F30EB">
      <w:pPr>
        <w:numPr>
          <w:ilvl w:val="0"/>
          <w:numId w:val="12"/>
        </w:numPr>
        <w:jc w:val="both"/>
        <w:rPr>
          <w:noProof/>
          <w:color w:val="000000" w:themeColor="text1"/>
          <w:sz w:val="28"/>
          <w:szCs w:val="28"/>
        </w:rPr>
      </w:pPr>
      <w:r w:rsidRPr="003E3828">
        <w:rPr>
          <w:b/>
          <w:bCs/>
          <w:noProof/>
          <w:color w:val="000000" w:themeColor="text1"/>
          <w:sz w:val="28"/>
          <w:szCs w:val="28"/>
        </w:rPr>
        <w:t>Comparative Analysis:</w:t>
      </w:r>
      <w:r w:rsidRPr="003E3828">
        <w:rPr>
          <w:noProof/>
          <w:color w:val="000000" w:themeColor="text1"/>
          <w:sz w:val="28"/>
          <w:szCs w:val="28"/>
        </w:rPr>
        <w:t xml:space="preserve"> Always compare with industry benchmarks and competitors for a clearer picture.</w:t>
      </w:r>
    </w:p>
    <w:p w14:paraId="05C37FE7" w14:textId="77777777" w:rsidR="00C67518" w:rsidRDefault="00C67518" w:rsidP="00D13A19">
      <w:pPr>
        <w:rPr>
          <w:noProof/>
          <w:color w:val="000000" w:themeColor="text1"/>
          <w:sz w:val="28"/>
          <w:szCs w:val="28"/>
        </w:rPr>
      </w:pPr>
    </w:p>
    <w:p w14:paraId="17871250" w14:textId="72E4E8A3" w:rsidR="00D13A19" w:rsidRPr="00D13A19" w:rsidRDefault="0067501F" w:rsidP="00D13A19">
      <w:pPr>
        <w:rPr>
          <w:b/>
          <w:bCs/>
          <w:noProof/>
          <w:color w:val="000000" w:themeColor="text1"/>
          <w:sz w:val="44"/>
          <w:szCs w:val="44"/>
        </w:rPr>
      </w:pPr>
      <w:r>
        <w:rPr>
          <w:b/>
          <w:bCs/>
          <w:noProof/>
          <w:color w:val="000000" w:themeColor="text1"/>
          <w:sz w:val="44"/>
          <w:szCs w:val="44"/>
        </w:rPr>
        <w:t xml:space="preserve">2.7 </w:t>
      </w:r>
      <w:r w:rsidR="00D13A19" w:rsidRPr="00D13A19">
        <w:rPr>
          <w:b/>
          <w:bCs/>
          <w:noProof/>
          <w:color w:val="000000" w:themeColor="text1"/>
          <w:sz w:val="44"/>
          <w:szCs w:val="44"/>
        </w:rPr>
        <w:t>Methodology of Financial Statement Analysis</w:t>
      </w:r>
    </w:p>
    <w:p w14:paraId="33D6397E" w14:textId="380E7AB0" w:rsidR="00D13A19" w:rsidRPr="00D13A19" w:rsidRDefault="00D13A19" w:rsidP="009F30EB">
      <w:pPr>
        <w:jc w:val="both"/>
        <w:rPr>
          <w:noProof/>
          <w:color w:val="000000" w:themeColor="text1"/>
          <w:sz w:val="28"/>
          <w:szCs w:val="28"/>
        </w:rPr>
      </w:pPr>
      <w:r w:rsidRPr="00D13A19">
        <w:rPr>
          <w:noProof/>
          <w:color w:val="000000" w:themeColor="text1"/>
          <w:sz w:val="28"/>
          <w:szCs w:val="28"/>
        </w:rPr>
        <w:t>Financial statement analysis is a systematic process used to evaluate an entity’s financial position, performance, and future prospects. The methodology includes several steps, each employing different techniques and tools to interpret financial data effectively.</w:t>
      </w:r>
    </w:p>
    <w:p w14:paraId="3C68539E" w14:textId="5D576AF5" w:rsidR="00D13A19" w:rsidRPr="00D13A19" w:rsidRDefault="00D13A19" w:rsidP="00D13A19">
      <w:pPr>
        <w:rPr>
          <w:noProof/>
          <w:color w:val="000000" w:themeColor="text1"/>
          <w:sz w:val="28"/>
          <w:szCs w:val="28"/>
        </w:rPr>
      </w:pPr>
    </w:p>
    <w:p w14:paraId="095C9AC3" w14:textId="77777777" w:rsidR="00D13A19" w:rsidRPr="00D13A19" w:rsidRDefault="00D13A19" w:rsidP="00D13A19">
      <w:pPr>
        <w:rPr>
          <w:b/>
          <w:bCs/>
          <w:noProof/>
          <w:color w:val="000000" w:themeColor="text1"/>
          <w:sz w:val="28"/>
          <w:szCs w:val="28"/>
        </w:rPr>
      </w:pPr>
      <w:r w:rsidRPr="00D13A19">
        <w:rPr>
          <w:b/>
          <w:bCs/>
          <w:noProof/>
          <w:color w:val="000000" w:themeColor="text1"/>
          <w:sz w:val="28"/>
          <w:szCs w:val="28"/>
        </w:rPr>
        <w:t>1. Define the Objective of the Analysis</w:t>
      </w:r>
    </w:p>
    <w:p w14:paraId="40A9CD75"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lastRenderedPageBreak/>
        <w:t>Before analyzing financial statements, it's important to determine the purpose. Common objectives include:</w:t>
      </w:r>
    </w:p>
    <w:p w14:paraId="4D3BD832" w14:textId="77777777" w:rsidR="00D13A19" w:rsidRPr="00D13A19" w:rsidRDefault="00D13A19" w:rsidP="00D13A19">
      <w:pPr>
        <w:numPr>
          <w:ilvl w:val="0"/>
          <w:numId w:val="13"/>
        </w:numPr>
        <w:rPr>
          <w:noProof/>
          <w:color w:val="000000" w:themeColor="text1"/>
          <w:sz w:val="28"/>
          <w:szCs w:val="28"/>
        </w:rPr>
      </w:pPr>
      <w:r w:rsidRPr="00D13A19">
        <w:rPr>
          <w:noProof/>
          <w:color w:val="000000" w:themeColor="text1"/>
          <w:sz w:val="28"/>
          <w:szCs w:val="28"/>
        </w:rPr>
        <w:t>Assessing profitability and growth potential</w:t>
      </w:r>
    </w:p>
    <w:p w14:paraId="0BE1D613" w14:textId="77777777" w:rsidR="00D13A19" w:rsidRPr="00D13A19" w:rsidRDefault="00D13A19" w:rsidP="00D13A19">
      <w:pPr>
        <w:numPr>
          <w:ilvl w:val="0"/>
          <w:numId w:val="13"/>
        </w:numPr>
        <w:rPr>
          <w:noProof/>
          <w:color w:val="000000" w:themeColor="text1"/>
          <w:sz w:val="28"/>
          <w:szCs w:val="28"/>
        </w:rPr>
      </w:pPr>
      <w:r w:rsidRPr="00D13A19">
        <w:rPr>
          <w:noProof/>
          <w:color w:val="000000" w:themeColor="text1"/>
          <w:sz w:val="28"/>
          <w:szCs w:val="28"/>
        </w:rPr>
        <w:t>Evaluating financial stability and solvency</w:t>
      </w:r>
    </w:p>
    <w:p w14:paraId="71DE5D8F" w14:textId="77777777" w:rsidR="00D13A19" w:rsidRPr="00D13A19" w:rsidRDefault="00D13A19" w:rsidP="00D13A19">
      <w:pPr>
        <w:numPr>
          <w:ilvl w:val="0"/>
          <w:numId w:val="13"/>
        </w:numPr>
        <w:rPr>
          <w:noProof/>
          <w:color w:val="000000" w:themeColor="text1"/>
          <w:sz w:val="28"/>
          <w:szCs w:val="28"/>
        </w:rPr>
      </w:pPr>
      <w:r w:rsidRPr="00D13A19">
        <w:rPr>
          <w:noProof/>
          <w:color w:val="000000" w:themeColor="text1"/>
          <w:sz w:val="28"/>
          <w:szCs w:val="28"/>
        </w:rPr>
        <w:t>Measuring liquidity and operational efficiency</w:t>
      </w:r>
    </w:p>
    <w:p w14:paraId="7AB81BCD" w14:textId="77777777" w:rsidR="00D13A19" w:rsidRPr="00D13A19" w:rsidRDefault="00D13A19" w:rsidP="00D13A19">
      <w:pPr>
        <w:numPr>
          <w:ilvl w:val="0"/>
          <w:numId w:val="13"/>
        </w:numPr>
        <w:rPr>
          <w:noProof/>
          <w:color w:val="000000" w:themeColor="text1"/>
          <w:sz w:val="28"/>
          <w:szCs w:val="28"/>
        </w:rPr>
      </w:pPr>
      <w:r w:rsidRPr="00D13A19">
        <w:rPr>
          <w:noProof/>
          <w:color w:val="000000" w:themeColor="text1"/>
          <w:sz w:val="28"/>
          <w:szCs w:val="28"/>
        </w:rPr>
        <w:t>Comparing with industry benchmarks</w:t>
      </w:r>
    </w:p>
    <w:p w14:paraId="040F7433" w14:textId="77777777" w:rsidR="00D13A19" w:rsidRPr="00D13A19" w:rsidRDefault="00D13A19" w:rsidP="00D13A19">
      <w:pPr>
        <w:numPr>
          <w:ilvl w:val="0"/>
          <w:numId w:val="13"/>
        </w:numPr>
        <w:rPr>
          <w:noProof/>
          <w:color w:val="000000" w:themeColor="text1"/>
          <w:sz w:val="28"/>
          <w:szCs w:val="28"/>
        </w:rPr>
      </w:pPr>
      <w:r w:rsidRPr="00D13A19">
        <w:rPr>
          <w:noProof/>
          <w:color w:val="000000" w:themeColor="text1"/>
          <w:sz w:val="28"/>
          <w:szCs w:val="28"/>
        </w:rPr>
        <w:t>Supporting investment or credit decisions</w:t>
      </w:r>
    </w:p>
    <w:p w14:paraId="5FE96B38" w14:textId="505AFFC5" w:rsidR="00D13A19" w:rsidRPr="00D13A19" w:rsidRDefault="00D13A19" w:rsidP="00D13A19">
      <w:pPr>
        <w:rPr>
          <w:noProof/>
          <w:color w:val="000000" w:themeColor="text1"/>
          <w:sz w:val="28"/>
          <w:szCs w:val="28"/>
        </w:rPr>
      </w:pPr>
    </w:p>
    <w:p w14:paraId="18C32102" w14:textId="77777777" w:rsidR="00D13A19" w:rsidRPr="00D13A19" w:rsidRDefault="00D13A19" w:rsidP="00D13A19">
      <w:pPr>
        <w:rPr>
          <w:b/>
          <w:bCs/>
          <w:noProof/>
          <w:color w:val="000000" w:themeColor="text1"/>
          <w:sz w:val="28"/>
          <w:szCs w:val="28"/>
        </w:rPr>
      </w:pPr>
      <w:r w:rsidRPr="00D13A19">
        <w:rPr>
          <w:b/>
          <w:bCs/>
          <w:noProof/>
          <w:color w:val="000000" w:themeColor="text1"/>
          <w:sz w:val="28"/>
          <w:szCs w:val="28"/>
        </w:rPr>
        <w:t>2. Collect and Review Financial Statements</w:t>
      </w:r>
    </w:p>
    <w:p w14:paraId="10D5FF27"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The core financial statements analyzed include:</w:t>
      </w:r>
    </w:p>
    <w:p w14:paraId="7CAA4232" w14:textId="77777777" w:rsidR="00D13A19" w:rsidRPr="00D13A19" w:rsidRDefault="00D13A19" w:rsidP="009F30EB">
      <w:pPr>
        <w:numPr>
          <w:ilvl w:val="0"/>
          <w:numId w:val="14"/>
        </w:numPr>
        <w:jc w:val="both"/>
        <w:rPr>
          <w:noProof/>
          <w:color w:val="000000" w:themeColor="text1"/>
          <w:sz w:val="28"/>
          <w:szCs w:val="28"/>
        </w:rPr>
      </w:pPr>
      <w:r w:rsidRPr="00D13A19">
        <w:rPr>
          <w:noProof/>
          <w:color w:val="000000" w:themeColor="text1"/>
          <w:sz w:val="28"/>
          <w:szCs w:val="28"/>
        </w:rPr>
        <w:t>Income Statement (Profit &amp; Loss): Shows revenues, expenses, and net profit/loss.</w:t>
      </w:r>
    </w:p>
    <w:p w14:paraId="2ABA7FDC" w14:textId="77777777" w:rsidR="00D13A19" w:rsidRPr="00D13A19" w:rsidRDefault="00D13A19" w:rsidP="009F30EB">
      <w:pPr>
        <w:numPr>
          <w:ilvl w:val="0"/>
          <w:numId w:val="14"/>
        </w:numPr>
        <w:jc w:val="both"/>
        <w:rPr>
          <w:noProof/>
          <w:color w:val="000000" w:themeColor="text1"/>
          <w:sz w:val="28"/>
          <w:szCs w:val="28"/>
        </w:rPr>
      </w:pPr>
      <w:r w:rsidRPr="00D13A19">
        <w:rPr>
          <w:noProof/>
          <w:color w:val="000000" w:themeColor="text1"/>
          <w:sz w:val="28"/>
          <w:szCs w:val="28"/>
        </w:rPr>
        <w:t>Balance Sheet: Presents assets, liabilities, and shareholders’ equity.</w:t>
      </w:r>
    </w:p>
    <w:p w14:paraId="4FC7F2F6" w14:textId="77777777" w:rsidR="00D13A19" w:rsidRPr="00D13A19" w:rsidRDefault="00D13A19" w:rsidP="009F30EB">
      <w:pPr>
        <w:numPr>
          <w:ilvl w:val="0"/>
          <w:numId w:val="14"/>
        </w:numPr>
        <w:jc w:val="both"/>
        <w:rPr>
          <w:noProof/>
          <w:color w:val="000000" w:themeColor="text1"/>
          <w:sz w:val="28"/>
          <w:szCs w:val="28"/>
        </w:rPr>
      </w:pPr>
      <w:r w:rsidRPr="00D13A19">
        <w:rPr>
          <w:noProof/>
          <w:color w:val="000000" w:themeColor="text1"/>
          <w:sz w:val="28"/>
          <w:szCs w:val="28"/>
        </w:rPr>
        <w:t>Cash Flow Statement: Tracks cash inflows and outflows.</w:t>
      </w:r>
    </w:p>
    <w:p w14:paraId="44C0B19E" w14:textId="77777777" w:rsidR="00D13A19" w:rsidRPr="00D13A19" w:rsidRDefault="00D13A19" w:rsidP="009F30EB">
      <w:pPr>
        <w:numPr>
          <w:ilvl w:val="0"/>
          <w:numId w:val="14"/>
        </w:numPr>
        <w:jc w:val="both"/>
        <w:rPr>
          <w:noProof/>
          <w:color w:val="000000" w:themeColor="text1"/>
          <w:sz w:val="28"/>
          <w:szCs w:val="28"/>
        </w:rPr>
      </w:pPr>
      <w:r w:rsidRPr="00D13A19">
        <w:rPr>
          <w:noProof/>
          <w:color w:val="000000" w:themeColor="text1"/>
          <w:sz w:val="28"/>
          <w:szCs w:val="28"/>
        </w:rPr>
        <w:t>Statement of Changes in Equity: Shows changes in ownership and retained earnings.</w:t>
      </w:r>
    </w:p>
    <w:p w14:paraId="2F6AC39B"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A review of financial notes and disclosures is also necessary for understanding accounting policies and contingencies.</w:t>
      </w:r>
    </w:p>
    <w:p w14:paraId="2DDED68B" w14:textId="25CD0394" w:rsidR="00D13A19" w:rsidRPr="00D13A19" w:rsidRDefault="00D13A19" w:rsidP="00D13A19">
      <w:pPr>
        <w:rPr>
          <w:noProof/>
          <w:color w:val="000000" w:themeColor="text1"/>
          <w:sz w:val="28"/>
          <w:szCs w:val="28"/>
        </w:rPr>
      </w:pPr>
    </w:p>
    <w:p w14:paraId="58D9660A" w14:textId="77777777" w:rsidR="00D13A19" w:rsidRPr="00D13A19" w:rsidRDefault="00D13A19" w:rsidP="00D13A19">
      <w:pPr>
        <w:rPr>
          <w:b/>
          <w:bCs/>
          <w:noProof/>
          <w:color w:val="000000" w:themeColor="text1"/>
          <w:sz w:val="28"/>
          <w:szCs w:val="28"/>
        </w:rPr>
      </w:pPr>
      <w:r w:rsidRPr="00D13A19">
        <w:rPr>
          <w:b/>
          <w:bCs/>
          <w:noProof/>
          <w:color w:val="000000" w:themeColor="text1"/>
          <w:sz w:val="28"/>
          <w:szCs w:val="28"/>
        </w:rPr>
        <w:t>3. Perform Preliminary Analysis</w:t>
      </w:r>
    </w:p>
    <w:p w14:paraId="272C7BC7"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A. Horizontal Analysis (Trend Analysis)</w:t>
      </w:r>
    </w:p>
    <w:p w14:paraId="70955B94" w14:textId="77777777" w:rsidR="00D13A19" w:rsidRPr="00D13A19" w:rsidRDefault="00D13A19" w:rsidP="009F30EB">
      <w:pPr>
        <w:numPr>
          <w:ilvl w:val="0"/>
          <w:numId w:val="15"/>
        </w:numPr>
        <w:jc w:val="both"/>
        <w:rPr>
          <w:noProof/>
          <w:color w:val="000000" w:themeColor="text1"/>
          <w:sz w:val="28"/>
          <w:szCs w:val="28"/>
        </w:rPr>
      </w:pPr>
      <w:r w:rsidRPr="00D13A19">
        <w:rPr>
          <w:noProof/>
          <w:color w:val="000000" w:themeColor="text1"/>
          <w:sz w:val="28"/>
          <w:szCs w:val="28"/>
        </w:rPr>
        <w:t>Compares financial data over multiple periods to identify growth trends or declines.</w:t>
      </w:r>
    </w:p>
    <w:p w14:paraId="2CE73840" w14:textId="77777777" w:rsidR="00D13A19" w:rsidRPr="00D13A19" w:rsidRDefault="00D13A19" w:rsidP="009F30EB">
      <w:pPr>
        <w:numPr>
          <w:ilvl w:val="0"/>
          <w:numId w:val="15"/>
        </w:numPr>
        <w:jc w:val="both"/>
        <w:rPr>
          <w:noProof/>
          <w:color w:val="000000" w:themeColor="text1"/>
          <w:sz w:val="28"/>
          <w:szCs w:val="28"/>
        </w:rPr>
      </w:pPr>
      <w:r w:rsidRPr="00D13A19">
        <w:rPr>
          <w:noProof/>
          <w:color w:val="000000" w:themeColor="text1"/>
          <w:sz w:val="28"/>
          <w:szCs w:val="28"/>
        </w:rPr>
        <w:t>Example: Comparing revenue over 3-5 years to assess growth patterns.</w:t>
      </w:r>
    </w:p>
    <w:p w14:paraId="3D65AFEA"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B. Vertical Analysis (Common-Size Analysis)</w:t>
      </w:r>
    </w:p>
    <w:p w14:paraId="011A747C" w14:textId="77777777" w:rsidR="00D13A19" w:rsidRPr="00D13A19" w:rsidRDefault="00D13A19" w:rsidP="009F30EB">
      <w:pPr>
        <w:numPr>
          <w:ilvl w:val="0"/>
          <w:numId w:val="16"/>
        </w:numPr>
        <w:jc w:val="both"/>
        <w:rPr>
          <w:noProof/>
          <w:color w:val="000000" w:themeColor="text1"/>
          <w:sz w:val="28"/>
          <w:szCs w:val="28"/>
        </w:rPr>
      </w:pPr>
      <w:r w:rsidRPr="00D13A19">
        <w:rPr>
          <w:noProof/>
          <w:color w:val="000000" w:themeColor="text1"/>
          <w:sz w:val="28"/>
          <w:szCs w:val="28"/>
        </w:rPr>
        <w:t>Expresses financial statement items as a percentage of a base figure.</w:t>
      </w:r>
    </w:p>
    <w:p w14:paraId="6EF36FAB" w14:textId="77777777" w:rsidR="00D13A19" w:rsidRPr="00D13A19" w:rsidRDefault="00D13A19" w:rsidP="009F30EB">
      <w:pPr>
        <w:numPr>
          <w:ilvl w:val="0"/>
          <w:numId w:val="16"/>
        </w:numPr>
        <w:jc w:val="both"/>
        <w:rPr>
          <w:noProof/>
          <w:color w:val="000000" w:themeColor="text1"/>
          <w:sz w:val="28"/>
          <w:szCs w:val="28"/>
        </w:rPr>
      </w:pPr>
      <w:r w:rsidRPr="00D13A19">
        <w:rPr>
          <w:noProof/>
          <w:color w:val="000000" w:themeColor="text1"/>
          <w:sz w:val="28"/>
          <w:szCs w:val="28"/>
        </w:rPr>
        <w:t>Example: In an income statement, each item is shown as a percentage of total revenue.</w:t>
      </w:r>
    </w:p>
    <w:p w14:paraId="0C0FDCED" w14:textId="193B56A1" w:rsidR="00D13A19" w:rsidRPr="00D13A19" w:rsidRDefault="00D13A19" w:rsidP="00D13A19">
      <w:pPr>
        <w:rPr>
          <w:noProof/>
          <w:color w:val="000000" w:themeColor="text1"/>
          <w:sz w:val="28"/>
          <w:szCs w:val="28"/>
        </w:rPr>
      </w:pPr>
    </w:p>
    <w:p w14:paraId="579B1B08" w14:textId="77777777" w:rsidR="00D13A19" w:rsidRPr="00D13A19" w:rsidRDefault="00D13A19" w:rsidP="00D13A19">
      <w:pPr>
        <w:rPr>
          <w:b/>
          <w:bCs/>
          <w:noProof/>
          <w:color w:val="000000" w:themeColor="text1"/>
          <w:sz w:val="28"/>
          <w:szCs w:val="28"/>
        </w:rPr>
      </w:pPr>
      <w:r w:rsidRPr="00D13A19">
        <w:rPr>
          <w:b/>
          <w:bCs/>
          <w:noProof/>
          <w:color w:val="000000" w:themeColor="text1"/>
          <w:sz w:val="28"/>
          <w:szCs w:val="28"/>
        </w:rPr>
        <w:t>4. Conduct Ratio Analysis</w:t>
      </w:r>
    </w:p>
    <w:p w14:paraId="7468DED1"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Ratio analysis helps assess financial performance using key financial metrics.</w:t>
      </w:r>
    </w:p>
    <w:p w14:paraId="7638DAC1"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A. Profitability Ratios (Measure earnings efficiency)</w:t>
      </w:r>
    </w:p>
    <w:p w14:paraId="7E2D0E6D" w14:textId="77777777" w:rsidR="00D13A19" w:rsidRPr="00D13A19" w:rsidRDefault="00D13A19" w:rsidP="009F30EB">
      <w:pPr>
        <w:numPr>
          <w:ilvl w:val="0"/>
          <w:numId w:val="17"/>
        </w:numPr>
        <w:jc w:val="both"/>
        <w:rPr>
          <w:noProof/>
          <w:color w:val="000000" w:themeColor="text1"/>
          <w:sz w:val="28"/>
          <w:szCs w:val="28"/>
        </w:rPr>
      </w:pPr>
      <w:r w:rsidRPr="00D13A19">
        <w:rPr>
          <w:noProof/>
          <w:color w:val="000000" w:themeColor="text1"/>
          <w:sz w:val="28"/>
          <w:szCs w:val="28"/>
        </w:rPr>
        <w:t>Gross Profit Margin = (Gross Profit / Revenue) × 100</w:t>
      </w:r>
    </w:p>
    <w:p w14:paraId="218F7698" w14:textId="77777777" w:rsidR="00D13A19" w:rsidRPr="00D13A19" w:rsidRDefault="00D13A19" w:rsidP="009F30EB">
      <w:pPr>
        <w:numPr>
          <w:ilvl w:val="0"/>
          <w:numId w:val="17"/>
        </w:numPr>
        <w:jc w:val="both"/>
        <w:rPr>
          <w:noProof/>
          <w:color w:val="000000" w:themeColor="text1"/>
          <w:sz w:val="28"/>
          <w:szCs w:val="28"/>
        </w:rPr>
      </w:pPr>
      <w:r w:rsidRPr="00D13A19">
        <w:rPr>
          <w:noProof/>
          <w:color w:val="000000" w:themeColor="text1"/>
          <w:sz w:val="28"/>
          <w:szCs w:val="28"/>
        </w:rPr>
        <w:t>Net Profit Margin = (Net Profit / Revenue) × 100</w:t>
      </w:r>
    </w:p>
    <w:p w14:paraId="17C55699" w14:textId="77777777" w:rsidR="00D13A19" w:rsidRPr="00D13A19" w:rsidRDefault="00D13A19" w:rsidP="009F30EB">
      <w:pPr>
        <w:numPr>
          <w:ilvl w:val="0"/>
          <w:numId w:val="17"/>
        </w:numPr>
        <w:jc w:val="both"/>
        <w:rPr>
          <w:noProof/>
          <w:color w:val="000000" w:themeColor="text1"/>
          <w:sz w:val="28"/>
          <w:szCs w:val="28"/>
        </w:rPr>
      </w:pPr>
      <w:r w:rsidRPr="00D13A19">
        <w:rPr>
          <w:noProof/>
          <w:color w:val="000000" w:themeColor="text1"/>
          <w:sz w:val="28"/>
          <w:szCs w:val="28"/>
        </w:rPr>
        <w:t>Return on Assets (ROA) = Net Income / Total Assets</w:t>
      </w:r>
    </w:p>
    <w:p w14:paraId="0897F9F6" w14:textId="77777777" w:rsidR="00D13A19" w:rsidRPr="00D13A19" w:rsidRDefault="00D13A19" w:rsidP="009F30EB">
      <w:pPr>
        <w:numPr>
          <w:ilvl w:val="0"/>
          <w:numId w:val="17"/>
        </w:numPr>
        <w:jc w:val="both"/>
        <w:rPr>
          <w:noProof/>
          <w:color w:val="000000" w:themeColor="text1"/>
          <w:sz w:val="28"/>
          <w:szCs w:val="28"/>
        </w:rPr>
      </w:pPr>
      <w:r w:rsidRPr="00D13A19">
        <w:rPr>
          <w:noProof/>
          <w:color w:val="000000" w:themeColor="text1"/>
          <w:sz w:val="28"/>
          <w:szCs w:val="28"/>
        </w:rPr>
        <w:t>Return on Equity (ROE) = Net Income / Shareholders' Equity</w:t>
      </w:r>
    </w:p>
    <w:p w14:paraId="495D05B1"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B. Liquidity Ratios (Assess short-term financial health)</w:t>
      </w:r>
    </w:p>
    <w:p w14:paraId="10B04167" w14:textId="77777777" w:rsidR="00D13A19" w:rsidRPr="00D13A19" w:rsidRDefault="00D13A19" w:rsidP="009F30EB">
      <w:pPr>
        <w:numPr>
          <w:ilvl w:val="0"/>
          <w:numId w:val="18"/>
        </w:numPr>
        <w:jc w:val="both"/>
        <w:rPr>
          <w:noProof/>
          <w:color w:val="000000" w:themeColor="text1"/>
          <w:sz w:val="28"/>
          <w:szCs w:val="28"/>
        </w:rPr>
      </w:pPr>
      <w:r w:rsidRPr="00D13A19">
        <w:rPr>
          <w:noProof/>
          <w:color w:val="000000" w:themeColor="text1"/>
          <w:sz w:val="28"/>
          <w:szCs w:val="28"/>
        </w:rPr>
        <w:t>Current Ratio = Current Assets / Current Liabilities</w:t>
      </w:r>
    </w:p>
    <w:p w14:paraId="54C9C7AF" w14:textId="77777777" w:rsidR="00D13A19" w:rsidRPr="00D13A19" w:rsidRDefault="00D13A19" w:rsidP="009F30EB">
      <w:pPr>
        <w:numPr>
          <w:ilvl w:val="0"/>
          <w:numId w:val="18"/>
        </w:numPr>
        <w:jc w:val="both"/>
        <w:rPr>
          <w:noProof/>
          <w:color w:val="000000" w:themeColor="text1"/>
          <w:sz w:val="28"/>
          <w:szCs w:val="28"/>
        </w:rPr>
      </w:pPr>
      <w:r w:rsidRPr="00D13A19">
        <w:rPr>
          <w:noProof/>
          <w:color w:val="000000" w:themeColor="text1"/>
          <w:sz w:val="28"/>
          <w:szCs w:val="28"/>
        </w:rPr>
        <w:t>Quick Ratio = (Current Assets - Inventory) / Current Liabilities</w:t>
      </w:r>
    </w:p>
    <w:p w14:paraId="5BFE7869"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C. Solvency Ratios (Measure long-term financial stability)</w:t>
      </w:r>
    </w:p>
    <w:p w14:paraId="4C5E4D4E" w14:textId="77777777" w:rsidR="00D13A19" w:rsidRPr="00D13A19" w:rsidRDefault="00D13A19" w:rsidP="009F30EB">
      <w:pPr>
        <w:numPr>
          <w:ilvl w:val="0"/>
          <w:numId w:val="19"/>
        </w:numPr>
        <w:jc w:val="both"/>
        <w:rPr>
          <w:noProof/>
          <w:color w:val="000000" w:themeColor="text1"/>
          <w:sz w:val="28"/>
          <w:szCs w:val="28"/>
        </w:rPr>
      </w:pPr>
      <w:r w:rsidRPr="00D13A19">
        <w:rPr>
          <w:noProof/>
          <w:color w:val="000000" w:themeColor="text1"/>
          <w:sz w:val="28"/>
          <w:szCs w:val="28"/>
        </w:rPr>
        <w:t>Debt-to-Equity Ratio = Total Debt / Shareholders' Equity</w:t>
      </w:r>
    </w:p>
    <w:p w14:paraId="58C87829" w14:textId="77777777" w:rsidR="00D13A19" w:rsidRPr="00D13A19" w:rsidRDefault="00D13A19" w:rsidP="009F30EB">
      <w:pPr>
        <w:numPr>
          <w:ilvl w:val="0"/>
          <w:numId w:val="19"/>
        </w:numPr>
        <w:jc w:val="both"/>
        <w:rPr>
          <w:noProof/>
          <w:color w:val="000000" w:themeColor="text1"/>
          <w:sz w:val="28"/>
          <w:szCs w:val="28"/>
        </w:rPr>
      </w:pPr>
      <w:r w:rsidRPr="00D13A19">
        <w:rPr>
          <w:noProof/>
          <w:color w:val="000000" w:themeColor="text1"/>
          <w:sz w:val="28"/>
          <w:szCs w:val="28"/>
        </w:rPr>
        <w:t>Interest Coverage Ratio = EBIT / Interest Expense</w:t>
      </w:r>
    </w:p>
    <w:p w14:paraId="1DB69A08"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D. Efficiency Ratios (Evaluate asset utilization)</w:t>
      </w:r>
    </w:p>
    <w:p w14:paraId="013FF648" w14:textId="77777777" w:rsidR="00D13A19" w:rsidRPr="00D13A19" w:rsidRDefault="00D13A19" w:rsidP="009F30EB">
      <w:pPr>
        <w:numPr>
          <w:ilvl w:val="0"/>
          <w:numId w:val="20"/>
        </w:numPr>
        <w:jc w:val="both"/>
        <w:rPr>
          <w:noProof/>
          <w:color w:val="000000" w:themeColor="text1"/>
          <w:sz w:val="28"/>
          <w:szCs w:val="28"/>
        </w:rPr>
      </w:pPr>
      <w:r w:rsidRPr="00D13A19">
        <w:rPr>
          <w:noProof/>
          <w:color w:val="000000" w:themeColor="text1"/>
          <w:sz w:val="28"/>
          <w:szCs w:val="28"/>
        </w:rPr>
        <w:t>Asset Turnover Ratio = Revenue / Total Assets</w:t>
      </w:r>
    </w:p>
    <w:p w14:paraId="0DD7E5AD" w14:textId="77777777" w:rsidR="00D13A19" w:rsidRPr="00D13A19" w:rsidRDefault="00D13A19" w:rsidP="009F30EB">
      <w:pPr>
        <w:numPr>
          <w:ilvl w:val="0"/>
          <w:numId w:val="20"/>
        </w:numPr>
        <w:jc w:val="both"/>
        <w:rPr>
          <w:noProof/>
          <w:color w:val="000000" w:themeColor="text1"/>
          <w:sz w:val="28"/>
          <w:szCs w:val="28"/>
        </w:rPr>
      </w:pPr>
      <w:r w:rsidRPr="00D13A19">
        <w:rPr>
          <w:noProof/>
          <w:color w:val="000000" w:themeColor="text1"/>
          <w:sz w:val="28"/>
          <w:szCs w:val="28"/>
        </w:rPr>
        <w:t>Inventory Turnover Ratio = Cost of Goods Sold / Average Inventory</w:t>
      </w:r>
    </w:p>
    <w:p w14:paraId="2E92D632" w14:textId="77777777" w:rsidR="00D13A19" w:rsidRPr="00D13A19" w:rsidRDefault="00D13A19" w:rsidP="009F30EB">
      <w:pPr>
        <w:jc w:val="both"/>
        <w:rPr>
          <w:noProof/>
          <w:color w:val="000000" w:themeColor="text1"/>
          <w:sz w:val="28"/>
          <w:szCs w:val="28"/>
        </w:rPr>
      </w:pPr>
      <w:r w:rsidRPr="00D13A19">
        <w:rPr>
          <w:noProof/>
          <w:color w:val="000000" w:themeColor="text1"/>
          <w:sz w:val="28"/>
          <w:szCs w:val="28"/>
        </w:rPr>
        <w:t>E. Market Valuation Ratios (For investor analysis)</w:t>
      </w:r>
    </w:p>
    <w:p w14:paraId="523011EB" w14:textId="77777777" w:rsidR="00D13A19" w:rsidRPr="00D13A19" w:rsidRDefault="00D13A19" w:rsidP="009F30EB">
      <w:pPr>
        <w:numPr>
          <w:ilvl w:val="0"/>
          <w:numId w:val="21"/>
        </w:numPr>
        <w:jc w:val="both"/>
        <w:rPr>
          <w:noProof/>
          <w:color w:val="000000" w:themeColor="text1"/>
          <w:sz w:val="28"/>
          <w:szCs w:val="28"/>
        </w:rPr>
      </w:pPr>
      <w:r w:rsidRPr="00D13A19">
        <w:rPr>
          <w:noProof/>
          <w:color w:val="000000" w:themeColor="text1"/>
          <w:sz w:val="28"/>
          <w:szCs w:val="28"/>
        </w:rPr>
        <w:t>Earnings Per Share (EPS) = Net Profit / Number of Shares</w:t>
      </w:r>
    </w:p>
    <w:p w14:paraId="192C4D16" w14:textId="77777777" w:rsidR="00D13A19" w:rsidRPr="00D13A19" w:rsidRDefault="00D13A19" w:rsidP="009F30EB">
      <w:pPr>
        <w:numPr>
          <w:ilvl w:val="0"/>
          <w:numId w:val="21"/>
        </w:numPr>
        <w:jc w:val="both"/>
        <w:rPr>
          <w:noProof/>
          <w:color w:val="000000" w:themeColor="text1"/>
          <w:sz w:val="28"/>
          <w:szCs w:val="28"/>
        </w:rPr>
      </w:pPr>
      <w:r w:rsidRPr="00D13A19">
        <w:rPr>
          <w:noProof/>
          <w:color w:val="000000" w:themeColor="text1"/>
          <w:sz w:val="28"/>
          <w:szCs w:val="28"/>
        </w:rPr>
        <w:t>Price-to-Earnings Ratio (P/E) = Market Price per Share / Earnings per Share</w:t>
      </w:r>
    </w:p>
    <w:p w14:paraId="53960594" w14:textId="2D78F0E5" w:rsidR="00D13A19" w:rsidRPr="00D13A19" w:rsidRDefault="00D13A19" w:rsidP="00D13A19">
      <w:pPr>
        <w:rPr>
          <w:noProof/>
          <w:color w:val="000000" w:themeColor="text1"/>
          <w:sz w:val="28"/>
          <w:szCs w:val="28"/>
        </w:rPr>
      </w:pPr>
    </w:p>
    <w:p w14:paraId="3D60EEA2" w14:textId="77777777" w:rsidR="00D13A19" w:rsidRPr="00D13A19" w:rsidRDefault="00D13A19" w:rsidP="00D13A19">
      <w:pPr>
        <w:rPr>
          <w:b/>
          <w:bCs/>
          <w:noProof/>
          <w:color w:val="000000" w:themeColor="text1"/>
          <w:sz w:val="28"/>
          <w:szCs w:val="28"/>
        </w:rPr>
      </w:pPr>
      <w:r w:rsidRPr="00D13A19">
        <w:rPr>
          <w:b/>
          <w:bCs/>
          <w:noProof/>
          <w:color w:val="000000" w:themeColor="text1"/>
          <w:sz w:val="28"/>
          <w:szCs w:val="28"/>
        </w:rPr>
        <w:t>5. Cash Flow Analysis</w:t>
      </w:r>
    </w:p>
    <w:p w14:paraId="4AAF9DF5" w14:textId="77777777" w:rsidR="00D13A19" w:rsidRPr="00D13A19" w:rsidRDefault="00D13A19" w:rsidP="009F30EB">
      <w:pPr>
        <w:numPr>
          <w:ilvl w:val="0"/>
          <w:numId w:val="22"/>
        </w:numPr>
        <w:jc w:val="both"/>
        <w:rPr>
          <w:noProof/>
          <w:color w:val="000000" w:themeColor="text1"/>
          <w:sz w:val="28"/>
          <w:szCs w:val="28"/>
        </w:rPr>
      </w:pPr>
      <w:r w:rsidRPr="00D13A19">
        <w:rPr>
          <w:noProof/>
          <w:color w:val="000000" w:themeColor="text1"/>
          <w:sz w:val="28"/>
          <w:szCs w:val="28"/>
        </w:rPr>
        <w:t>Evaluates Operating Cash Flow to assess whether a company can generate enough cash to cover expenses.</w:t>
      </w:r>
    </w:p>
    <w:p w14:paraId="4E4BA96D" w14:textId="77777777" w:rsidR="00D13A19" w:rsidRPr="00D13A19" w:rsidRDefault="00D13A19" w:rsidP="009F30EB">
      <w:pPr>
        <w:numPr>
          <w:ilvl w:val="0"/>
          <w:numId w:val="22"/>
        </w:numPr>
        <w:jc w:val="both"/>
        <w:rPr>
          <w:noProof/>
          <w:color w:val="000000" w:themeColor="text1"/>
          <w:sz w:val="28"/>
          <w:szCs w:val="28"/>
        </w:rPr>
      </w:pPr>
      <w:r w:rsidRPr="00D13A19">
        <w:rPr>
          <w:noProof/>
          <w:color w:val="000000" w:themeColor="text1"/>
          <w:sz w:val="28"/>
          <w:szCs w:val="28"/>
        </w:rPr>
        <w:t>Examines Investing and Financing Activities to understand capital expenditures, debt issuance, or repayments.</w:t>
      </w:r>
    </w:p>
    <w:p w14:paraId="47AFAA3E" w14:textId="77777777" w:rsidR="00D13A19" w:rsidRPr="00D13A19" w:rsidRDefault="00D13A19" w:rsidP="009F30EB">
      <w:pPr>
        <w:numPr>
          <w:ilvl w:val="0"/>
          <w:numId w:val="22"/>
        </w:numPr>
        <w:jc w:val="both"/>
        <w:rPr>
          <w:noProof/>
          <w:color w:val="000000" w:themeColor="text1"/>
          <w:sz w:val="28"/>
          <w:szCs w:val="28"/>
        </w:rPr>
      </w:pPr>
      <w:r w:rsidRPr="00D13A19">
        <w:rPr>
          <w:noProof/>
          <w:color w:val="000000" w:themeColor="text1"/>
          <w:sz w:val="28"/>
          <w:szCs w:val="28"/>
        </w:rPr>
        <w:lastRenderedPageBreak/>
        <w:t>Helps determine liquidity issues that might not be evident from profit figures.</w:t>
      </w:r>
    </w:p>
    <w:p w14:paraId="3922D8BA" w14:textId="2323091C" w:rsidR="00D13A19" w:rsidRPr="00D13A19" w:rsidRDefault="00D13A19" w:rsidP="009F30EB">
      <w:pPr>
        <w:jc w:val="both"/>
        <w:rPr>
          <w:noProof/>
          <w:color w:val="000000" w:themeColor="text1"/>
          <w:sz w:val="28"/>
          <w:szCs w:val="28"/>
        </w:rPr>
      </w:pPr>
    </w:p>
    <w:p w14:paraId="08E126FF" w14:textId="77777777" w:rsidR="00D13A19" w:rsidRPr="00D13A19" w:rsidRDefault="00D13A19" w:rsidP="009F30EB">
      <w:pPr>
        <w:jc w:val="both"/>
        <w:rPr>
          <w:b/>
          <w:bCs/>
          <w:noProof/>
          <w:color w:val="000000" w:themeColor="text1"/>
          <w:sz w:val="28"/>
          <w:szCs w:val="28"/>
        </w:rPr>
      </w:pPr>
      <w:r w:rsidRPr="00D13A19">
        <w:rPr>
          <w:b/>
          <w:bCs/>
          <w:noProof/>
          <w:color w:val="000000" w:themeColor="text1"/>
          <w:sz w:val="28"/>
          <w:szCs w:val="28"/>
        </w:rPr>
        <w:t>6. Industry and Competitor Comparison</w:t>
      </w:r>
    </w:p>
    <w:p w14:paraId="40A1CCCB" w14:textId="77777777" w:rsidR="00D13A19" w:rsidRPr="00D13A19" w:rsidRDefault="00D13A19" w:rsidP="009F30EB">
      <w:pPr>
        <w:numPr>
          <w:ilvl w:val="0"/>
          <w:numId w:val="23"/>
        </w:numPr>
        <w:jc w:val="both"/>
        <w:rPr>
          <w:noProof/>
          <w:color w:val="000000" w:themeColor="text1"/>
          <w:sz w:val="28"/>
          <w:szCs w:val="28"/>
        </w:rPr>
      </w:pPr>
      <w:r w:rsidRPr="00D13A19">
        <w:rPr>
          <w:noProof/>
          <w:color w:val="000000" w:themeColor="text1"/>
          <w:sz w:val="28"/>
          <w:szCs w:val="28"/>
        </w:rPr>
        <w:t>Compare financial ratios with industry benchmarks to evaluate performance.</w:t>
      </w:r>
    </w:p>
    <w:p w14:paraId="1A3A5E84" w14:textId="77777777" w:rsidR="00D13A19" w:rsidRPr="00D13A19" w:rsidRDefault="00D13A19" w:rsidP="009F30EB">
      <w:pPr>
        <w:numPr>
          <w:ilvl w:val="0"/>
          <w:numId w:val="23"/>
        </w:numPr>
        <w:jc w:val="both"/>
        <w:rPr>
          <w:noProof/>
          <w:color w:val="000000" w:themeColor="text1"/>
          <w:sz w:val="28"/>
          <w:szCs w:val="28"/>
        </w:rPr>
      </w:pPr>
      <w:r w:rsidRPr="00D13A19">
        <w:rPr>
          <w:noProof/>
          <w:color w:val="000000" w:themeColor="text1"/>
          <w:sz w:val="28"/>
          <w:szCs w:val="28"/>
        </w:rPr>
        <w:t>Identify strengths and weaknesses relative to competitors.</w:t>
      </w:r>
    </w:p>
    <w:p w14:paraId="4C48AE77" w14:textId="01D70D4F" w:rsidR="00D13A19" w:rsidRPr="00D13A19" w:rsidRDefault="00D13A19" w:rsidP="009F30EB">
      <w:pPr>
        <w:jc w:val="both"/>
        <w:rPr>
          <w:b/>
          <w:bCs/>
          <w:noProof/>
          <w:color w:val="000000" w:themeColor="text1"/>
          <w:sz w:val="28"/>
          <w:szCs w:val="28"/>
        </w:rPr>
      </w:pPr>
    </w:p>
    <w:p w14:paraId="1B59F422" w14:textId="77777777" w:rsidR="00D13A19" w:rsidRPr="00D13A19" w:rsidRDefault="00D13A19" w:rsidP="009F30EB">
      <w:pPr>
        <w:jc w:val="both"/>
        <w:rPr>
          <w:b/>
          <w:bCs/>
          <w:noProof/>
          <w:color w:val="000000" w:themeColor="text1"/>
          <w:sz w:val="28"/>
          <w:szCs w:val="28"/>
        </w:rPr>
      </w:pPr>
      <w:r w:rsidRPr="00D13A19">
        <w:rPr>
          <w:b/>
          <w:bCs/>
          <w:noProof/>
          <w:color w:val="000000" w:themeColor="text1"/>
          <w:sz w:val="28"/>
          <w:szCs w:val="28"/>
        </w:rPr>
        <w:t>7. Interpretation and Reporting</w:t>
      </w:r>
    </w:p>
    <w:p w14:paraId="64F77B37" w14:textId="77777777" w:rsidR="00D13A19" w:rsidRPr="00D13A19" w:rsidRDefault="00D13A19" w:rsidP="009F30EB">
      <w:pPr>
        <w:numPr>
          <w:ilvl w:val="0"/>
          <w:numId w:val="24"/>
        </w:numPr>
        <w:jc w:val="both"/>
        <w:rPr>
          <w:noProof/>
          <w:color w:val="000000" w:themeColor="text1"/>
          <w:sz w:val="28"/>
          <w:szCs w:val="28"/>
        </w:rPr>
      </w:pPr>
      <w:r w:rsidRPr="00D13A19">
        <w:rPr>
          <w:noProof/>
          <w:color w:val="000000" w:themeColor="text1"/>
          <w:sz w:val="28"/>
          <w:szCs w:val="28"/>
        </w:rPr>
        <w:t>Summarize key findings in a structured report.</w:t>
      </w:r>
    </w:p>
    <w:p w14:paraId="053ED609" w14:textId="77777777" w:rsidR="00D13A19" w:rsidRPr="00D13A19" w:rsidRDefault="00D13A19" w:rsidP="009F30EB">
      <w:pPr>
        <w:numPr>
          <w:ilvl w:val="0"/>
          <w:numId w:val="24"/>
        </w:numPr>
        <w:jc w:val="both"/>
        <w:rPr>
          <w:noProof/>
          <w:color w:val="000000" w:themeColor="text1"/>
          <w:sz w:val="28"/>
          <w:szCs w:val="28"/>
        </w:rPr>
      </w:pPr>
      <w:r w:rsidRPr="00D13A19">
        <w:rPr>
          <w:noProof/>
          <w:color w:val="000000" w:themeColor="text1"/>
          <w:sz w:val="28"/>
          <w:szCs w:val="28"/>
        </w:rPr>
        <w:t>Highlight financial strengths, risks, and potential improvement areas.</w:t>
      </w:r>
    </w:p>
    <w:p w14:paraId="56A5BDB5" w14:textId="77777777" w:rsidR="00D13A19" w:rsidRPr="00D13A19" w:rsidRDefault="00D13A19" w:rsidP="009F30EB">
      <w:pPr>
        <w:numPr>
          <w:ilvl w:val="0"/>
          <w:numId w:val="24"/>
        </w:numPr>
        <w:jc w:val="both"/>
        <w:rPr>
          <w:noProof/>
          <w:color w:val="000000" w:themeColor="text1"/>
          <w:sz w:val="28"/>
          <w:szCs w:val="28"/>
        </w:rPr>
      </w:pPr>
      <w:r w:rsidRPr="00D13A19">
        <w:rPr>
          <w:noProof/>
          <w:color w:val="000000" w:themeColor="text1"/>
          <w:sz w:val="28"/>
          <w:szCs w:val="28"/>
        </w:rPr>
        <w:t>Provide recommendations based on analysis, such as cost control strategies, investment decisions, or capital restructuring.</w:t>
      </w:r>
    </w:p>
    <w:p w14:paraId="29DDC405" w14:textId="77777777" w:rsidR="0067501F" w:rsidRDefault="0067501F">
      <w:pPr>
        <w:rPr>
          <w:b/>
          <w:bCs/>
          <w:noProof/>
          <w:color w:val="60A500"/>
          <w:sz w:val="56"/>
          <w:szCs w:val="56"/>
          <w:u w:val="single"/>
          <w:lang w:val="en-US"/>
        </w:rPr>
      </w:pPr>
    </w:p>
    <w:p w14:paraId="09019688" w14:textId="22D1EB1D" w:rsidR="009E6B97" w:rsidRPr="0067501F" w:rsidRDefault="00BF6297">
      <w:pPr>
        <w:rPr>
          <w:b/>
          <w:bCs/>
          <w:noProof/>
          <w:color w:val="60A500"/>
          <w:sz w:val="56"/>
          <w:szCs w:val="56"/>
          <w:lang w:val="en-US"/>
        </w:rPr>
      </w:pPr>
      <w:r>
        <w:rPr>
          <w:b/>
          <w:bCs/>
          <w:noProof/>
          <w:color w:val="60A500"/>
          <w:sz w:val="56"/>
          <w:szCs w:val="56"/>
          <w:lang w:val="en-US"/>
        </w:rPr>
        <w:t xml:space="preserve">           </w:t>
      </w:r>
      <w:r w:rsidR="006107A1" w:rsidRPr="0067501F">
        <w:rPr>
          <w:b/>
          <w:bCs/>
          <w:noProof/>
          <w:color w:val="60A500"/>
          <w:sz w:val="56"/>
          <w:szCs w:val="56"/>
          <w:lang w:val="en-US"/>
        </w:rPr>
        <w:t xml:space="preserve"> </w:t>
      </w:r>
      <w:r w:rsidR="0067501F" w:rsidRPr="00D533E3">
        <w:rPr>
          <w:b/>
          <w:bCs/>
          <w:noProof/>
          <w:color w:val="0D0D0D" w:themeColor="text1" w:themeTint="F2"/>
          <w:sz w:val="56"/>
          <w:szCs w:val="56"/>
          <w:lang w:val="en-US"/>
        </w:rPr>
        <w:t>3.</w:t>
      </w:r>
      <w:r w:rsidR="006107A1" w:rsidRPr="00D533E3">
        <w:rPr>
          <w:b/>
          <w:bCs/>
          <w:noProof/>
          <w:color w:val="0D0D0D" w:themeColor="text1" w:themeTint="F2"/>
          <w:sz w:val="56"/>
          <w:szCs w:val="56"/>
          <w:lang w:val="en-US"/>
        </w:rPr>
        <w:t xml:space="preserve"> </w:t>
      </w:r>
      <w:r w:rsidR="009E6B97" w:rsidRPr="00D533E3">
        <w:rPr>
          <w:b/>
          <w:bCs/>
          <w:noProof/>
          <w:color w:val="0D0D0D" w:themeColor="text1" w:themeTint="F2"/>
          <w:sz w:val="56"/>
          <w:szCs w:val="56"/>
          <w:lang w:val="en-US"/>
        </w:rPr>
        <w:t xml:space="preserve">CREDIT RISK ANALYSIS </w:t>
      </w:r>
    </w:p>
    <w:p w14:paraId="729176C5" w14:textId="77777777" w:rsidR="00385B04" w:rsidRDefault="00385B04" w:rsidP="00BF6297">
      <w:pPr>
        <w:rPr>
          <w:rFonts w:ascii="Aptos Display" w:hAnsi="Aptos Display" w:cstheme="majorHAnsi"/>
          <w:noProof/>
          <w:color w:val="000000" w:themeColor="text1"/>
          <w:sz w:val="28"/>
          <w:szCs w:val="28"/>
        </w:rPr>
      </w:pPr>
    </w:p>
    <w:p w14:paraId="0D645DB7" w14:textId="77777777" w:rsidR="00B224AB" w:rsidRPr="00B224AB" w:rsidRDefault="00BF6297" w:rsidP="009F30EB">
      <w:pPr>
        <w:pStyle w:val="ListParagraph"/>
        <w:numPr>
          <w:ilvl w:val="0"/>
          <w:numId w:val="25"/>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Credit Risk Analysis of Airports Authority of India (AAI)</w:t>
      </w:r>
    </w:p>
    <w:p w14:paraId="66315224" w14:textId="70ABE45B" w:rsidR="00BF6297" w:rsidRPr="00B224AB" w:rsidRDefault="00BF6297" w:rsidP="009F30EB">
      <w:pPr>
        <w:pStyle w:val="ListParagraph"/>
        <w:numPr>
          <w:ilvl w:val="0"/>
          <w:numId w:val="25"/>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Prepared for</w:t>
      </w:r>
      <w:r w:rsidR="00385B04" w:rsidRPr="00B224AB">
        <w:rPr>
          <w:rFonts w:ascii="Aptos Display" w:hAnsi="Aptos Display" w:cstheme="majorHAnsi"/>
          <w:noProof/>
          <w:color w:val="000000" w:themeColor="text1"/>
          <w:sz w:val="28"/>
          <w:szCs w:val="28"/>
        </w:rPr>
        <w:t xml:space="preserve"> </w:t>
      </w:r>
      <w:r w:rsidRPr="00B224AB">
        <w:rPr>
          <w:rFonts w:ascii="Aptos Display" w:hAnsi="Aptos Display" w:cstheme="majorHAnsi"/>
          <w:noProof/>
          <w:color w:val="000000" w:themeColor="text1"/>
          <w:sz w:val="28"/>
          <w:szCs w:val="28"/>
        </w:rPr>
        <w:t xml:space="preserve">stakeholders evaluating AAI's creditworthiness  </w:t>
      </w:r>
    </w:p>
    <w:p w14:paraId="10C93187" w14:textId="77777777" w:rsidR="00BF6297" w:rsidRPr="00385B04" w:rsidRDefault="00BF6297" w:rsidP="009F30EB">
      <w:pPr>
        <w:jc w:val="both"/>
        <w:rPr>
          <w:rFonts w:ascii="Aptos Display" w:hAnsi="Aptos Display" w:cstheme="majorHAnsi"/>
          <w:noProof/>
          <w:color w:val="000000" w:themeColor="text1"/>
          <w:sz w:val="28"/>
          <w:szCs w:val="28"/>
        </w:rPr>
      </w:pPr>
    </w:p>
    <w:p w14:paraId="117DCFC1" w14:textId="6859C82A" w:rsidR="00BF6297" w:rsidRPr="00385B04" w:rsidRDefault="00385B04" w:rsidP="009F30EB">
      <w:pPr>
        <w:jc w:val="both"/>
        <w:rPr>
          <w:rFonts w:ascii="Aptos Display" w:hAnsi="Aptos Display" w:cstheme="majorHAnsi"/>
          <w:b/>
          <w:bCs/>
          <w:noProof/>
          <w:color w:val="000000" w:themeColor="text1"/>
          <w:sz w:val="28"/>
          <w:szCs w:val="28"/>
        </w:rPr>
      </w:pPr>
      <w:r w:rsidRPr="00385B04">
        <w:rPr>
          <w:rFonts w:ascii="Aptos Display" w:hAnsi="Aptos Display" w:cstheme="majorHAnsi"/>
          <w:b/>
          <w:bCs/>
          <w:noProof/>
          <w:color w:val="000000" w:themeColor="text1"/>
          <w:sz w:val="28"/>
          <w:szCs w:val="28"/>
        </w:rPr>
        <w:t>3.</w:t>
      </w:r>
      <w:r w:rsidR="00BF6297" w:rsidRPr="00385B04">
        <w:rPr>
          <w:rFonts w:ascii="Aptos Display" w:hAnsi="Aptos Display" w:cstheme="majorHAnsi"/>
          <w:b/>
          <w:bCs/>
          <w:noProof/>
          <w:color w:val="000000" w:themeColor="text1"/>
          <w:sz w:val="28"/>
          <w:szCs w:val="28"/>
        </w:rPr>
        <w:t>1 Financial Risk</w:t>
      </w:r>
      <w:r>
        <w:rPr>
          <w:rFonts w:ascii="Aptos Display" w:hAnsi="Aptos Display" w:cstheme="majorHAnsi"/>
          <w:b/>
          <w:bCs/>
          <w:noProof/>
          <w:color w:val="000000" w:themeColor="text1"/>
          <w:sz w:val="28"/>
          <w:szCs w:val="28"/>
        </w:rPr>
        <w:t>:</w:t>
      </w:r>
    </w:p>
    <w:p w14:paraId="2297CC13" w14:textId="3CDBEDE0" w:rsidR="00BF6297" w:rsidRPr="00385B04" w:rsidRDefault="00BF6297" w:rsidP="009F30EB">
      <w:pPr>
        <w:jc w:val="both"/>
        <w:rPr>
          <w:rFonts w:ascii="Aptos Display" w:hAnsi="Aptos Display" w:cstheme="majorHAnsi"/>
          <w:noProof/>
          <w:color w:val="000000" w:themeColor="text1"/>
          <w:sz w:val="28"/>
          <w:szCs w:val="28"/>
        </w:rPr>
      </w:pPr>
      <w:r w:rsidRPr="00385B04">
        <w:rPr>
          <w:rFonts w:ascii="Aptos Display" w:hAnsi="Aptos Display" w:cstheme="majorHAnsi"/>
          <w:noProof/>
          <w:color w:val="000000" w:themeColor="text1"/>
          <w:sz w:val="28"/>
          <w:szCs w:val="28"/>
        </w:rPr>
        <w:t xml:space="preserve">Revenue Stability:  </w:t>
      </w:r>
    </w:p>
    <w:p w14:paraId="347CA7C8" w14:textId="4FF0E0D3"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Sources: Aeronautical (landing fees, parking) and non-aeronautical (retail, advertising, parking).  </w:t>
      </w:r>
    </w:p>
    <w:p w14:paraId="2D3D63F2" w14:textId="3881C070"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Post-COVID Recovery: Air traffic rebounded to pre-pandemic levels by 2023, supporting revenue growth. FY 202</w:t>
      </w:r>
      <w:r w:rsidR="008F7CF8">
        <w:rPr>
          <w:rFonts w:ascii="Aptos Display" w:hAnsi="Aptos Display" w:cstheme="majorHAnsi"/>
          <w:noProof/>
          <w:color w:val="000000" w:themeColor="text1"/>
          <w:sz w:val="28"/>
          <w:szCs w:val="28"/>
        </w:rPr>
        <w:t>3</w:t>
      </w:r>
      <w:r w:rsidRPr="00B224AB">
        <w:rPr>
          <w:rFonts w:ascii="Aptos Display" w:hAnsi="Aptos Display" w:cstheme="majorHAnsi"/>
          <w:noProof/>
          <w:color w:val="000000" w:themeColor="text1"/>
          <w:sz w:val="28"/>
          <w:szCs w:val="28"/>
        </w:rPr>
        <w:t>-2</w:t>
      </w:r>
      <w:r w:rsidR="008F7CF8">
        <w:rPr>
          <w:rFonts w:ascii="Aptos Display" w:hAnsi="Aptos Display" w:cstheme="majorHAnsi"/>
          <w:noProof/>
          <w:color w:val="000000" w:themeColor="text1"/>
          <w:sz w:val="28"/>
          <w:szCs w:val="28"/>
        </w:rPr>
        <w:t xml:space="preserve">4 </w:t>
      </w:r>
      <w:r w:rsidRPr="00B224AB">
        <w:rPr>
          <w:rFonts w:ascii="Aptos Display" w:hAnsi="Aptos Display" w:cstheme="majorHAnsi"/>
          <w:noProof/>
          <w:color w:val="000000" w:themeColor="text1"/>
          <w:sz w:val="28"/>
          <w:szCs w:val="28"/>
        </w:rPr>
        <w:t xml:space="preserve">income: ₹14,000 crore, with PAT ₹3,000 crore.  </w:t>
      </w:r>
    </w:p>
    <w:p w14:paraId="27300EE9" w14:textId="324A96F7"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Privatization Impact: Lease income from privatized airports (e.g., Delhi, Mumbai) offsets lost operational revenue.  </w:t>
      </w:r>
    </w:p>
    <w:p w14:paraId="79B8CBDF" w14:textId="77777777" w:rsidR="00BF6297" w:rsidRPr="00385B04" w:rsidRDefault="00BF6297" w:rsidP="00BF6297">
      <w:pPr>
        <w:rPr>
          <w:rFonts w:ascii="Aptos Display" w:hAnsi="Aptos Display" w:cstheme="majorHAnsi"/>
          <w:noProof/>
          <w:color w:val="000000" w:themeColor="text1"/>
          <w:sz w:val="28"/>
          <w:szCs w:val="28"/>
        </w:rPr>
      </w:pPr>
    </w:p>
    <w:p w14:paraId="5026FBA1" w14:textId="731BB182"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Leverage: Moderate debt levels with access to low-cost government financing. Debt-to-equity ratio likely favorable due to state backing.  </w:t>
      </w:r>
    </w:p>
    <w:p w14:paraId="0290285B" w14:textId="4FBB2EBB"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Interest Coverage: Strong (EBIT comfortably exceeds interest expenses).  </w:t>
      </w:r>
    </w:p>
    <w:p w14:paraId="58A3AEAE" w14:textId="39D5877A" w:rsidR="00BF6297" w:rsidRPr="00B224AB" w:rsidRDefault="00BF6297" w:rsidP="009F30EB">
      <w:pPr>
        <w:pStyle w:val="ListParagraph"/>
        <w:numPr>
          <w:ilvl w:val="0"/>
          <w:numId w:val="26"/>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Liquidity:Robust liquidity position with ample cash reserves to cover short-term liabilities.  </w:t>
      </w:r>
    </w:p>
    <w:p w14:paraId="2DE20DE5" w14:textId="77777777" w:rsidR="00BF6297" w:rsidRPr="00385B04" w:rsidRDefault="00BF6297" w:rsidP="009F30EB">
      <w:pPr>
        <w:jc w:val="both"/>
        <w:rPr>
          <w:rFonts w:ascii="Aptos Display" w:hAnsi="Aptos Display" w:cstheme="majorHAnsi"/>
          <w:noProof/>
          <w:color w:val="000000" w:themeColor="text1"/>
          <w:sz w:val="28"/>
          <w:szCs w:val="28"/>
        </w:rPr>
      </w:pPr>
    </w:p>
    <w:p w14:paraId="543BD2F2" w14:textId="1F0BB19F" w:rsidR="00BF6297" w:rsidRPr="00385B04" w:rsidRDefault="00B224AB" w:rsidP="009F30EB">
      <w:pPr>
        <w:jc w:val="both"/>
        <w:rPr>
          <w:rFonts w:ascii="Aptos Display" w:hAnsi="Aptos Display" w:cstheme="majorHAnsi"/>
          <w:noProof/>
          <w:color w:val="000000" w:themeColor="text1"/>
          <w:sz w:val="28"/>
          <w:szCs w:val="28"/>
        </w:rPr>
      </w:pPr>
      <w:r w:rsidRPr="00B224AB">
        <w:rPr>
          <w:rFonts w:ascii="Aptos Display" w:hAnsi="Aptos Display" w:cstheme="majorHAnsi"/>
          <w:b/>
          <w:bCs/>
          <w:noProof/>
          <w:color w:val="000000" w:themeColor="text1"/>
          <w:sz w:val="28"/>
          <w:szCs w:val="28"/>
        </w:rPr>
        <w:t>3.</w:t>
      </w:r>
      <w:r w:rsidR="00BF6297" w:rsidRPr="00B224AB">
        <w:rPr>
          <w:rFonts w:ascii="Aptos Display" w:hAnsi="Aptos Display" w:cstheme="majorHAnsi"/>
          <w:b/>
          <w:bCs/>
          <w:noProof/>
          <w:color w:val="000000" w:themeColor="text1"/>
          <w:sz w:val="28"/>
          <w:szCs w:val="28"/>
        </w:rPr>
        <w:t>2. Industry Risk</w:t>
      </w:r>
      <w:r w:rsidR="00BF6297" w:rsidRPr="00385B04">
        <w:rPr>
          <w:rFonts w:ascii="Aptos Display" w:hAnsi="Aptos Display" w:cstheme="majorHAnsi"/>
          <w:noProof/>
          <w:color w:val="000000" w:themeColor="text1"/>
          <w:sz w:val="28"/>
          <w:szCs w:val="28"/>
        </w:rPr>
        <w:t xml:space="preserve"> </w:t>
      </w:r>
    </w:p>
    <w:p w14:paraId="43763016" w14:textId="2A486C88" w:rsidR="00BF6297" w:rsidRPr="00B224AB" w:rsidRDefault="00BF6297" w:rsidP="009F30EB">
      <w:pPr>
        <w:pStyle w:val="ListParagraph"/>
        <w:numPr>
          <w:ilvl w:val="0"/>
          <w:numId w:val="27"/>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Growth Prospects: India is the *world’s third-largest aviation market*, with passenger traffic expected to grow at 8-10% annually.  </w:t>
      </w:r>
    </w:p>
    <w:p w14:paraId="281F8187" w14:textId="4D01D8CF" w:rsidR="00BF6297" w:rsidRPr="00B224AB" w:rsidRDefault="00BF6297" w:rsidP="009F30EB">
      <w:pPr>
        <w:pStyle w:val="ListParagraph"/>
        <w:numPr>
          <w:ilvl w:val="0"/>
          <w:numId w:val="27"/>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UDAN Scheme: Expands regional connectivity, though smaller airports may have lower profitability.  </w:t>
      </w:r>
    </w:p>
    <w:p w14:paraId="5BB8E119" w14:textId="77777777" w:rsidR="00BF6297" w:rsidRPr="00385B04" w:rsidRDefault="00BF6297" w:rsidP="009F30EB">
      <w:pPr>
        <w:jc w:val="both"/>
        <w:rPr>
          <w:rFonts w:ascii="Aptos Display" w:hAnsi="Aptos Display" w:cstheme="majorHAnsi"/>
          <w:noProof/>
          <w:color w:val="000000" w:themeColor="text1"/>
          <w:sz w:val="28"/>
          <w:szCs w:val="28"/>
        </w:rPr>
      </w:pPr>
    </w:p>
    <w:p w14:paraId="489FA9CF" w14:textId="7255C1D9" w:rsidR="00BF6297" w:rsidRPr="00B224AB" w:rsidRDefault="00BF6297" w:rsidP="009F30EB">
      <w:pPr>
        <w:pStyle w:val="ListParagraph"/>
        <w:numPr>
          <w:ilvl w:val="0"/>
          <w:numId w:val="27"/>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Competition:  Privatization of major airports (e.g., Adani Group’s acquisitions) reduces AAI’s operational footprint but diversifies income via leases.  </w:t>
      </w:r>
    </w:p>
    <w:p w14:paraId="30425799" w14:textId="49164130" w:rsidR="00BF6297" w:rsidRPr="00B224AB" w:rsidRDefault="00BF6297" w:rsidP="009F30EB">
      <w:pPr>
        <w:pStyle w:val="ListParagraph"/>
        <w:numPr>
          <w:ilvl w:val="0"/>
          <w:numId w:val="27"/>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Regulatory risks include potential tariff revisions by AERA (Airports Economic Regulatory Authority). </w:t>
      </w:r>
    </w:p>
    <w:p w14:paraId="75AC24DD" w14:textId="77777777" w:rsidR="00BF6297" w:rsidRPr="00385B04" w:rsidRDefault="00BF6297" w:rsidP="009F30EB">
      <w:pPr>
        <w:jc w:val="both"/>
        <w:rPr>
          <w:rFonts w:ascii="Aptos Display" w:hAnsi="Aptos Display" w:cstheme="majorHAnsi"/>
          <w:noProof/>
          <w:color w:val="000000" w:themeColor="text1"/>
          <w:sz w:val="28"/>
          <w:szCs w:val="28"/>
        </w:rPr>
      </w:pPr>
    </w:p>
    <w:p w14:paraId="680F33E9" w14:textId="7D6BDED3" w:rsidR="00BF6297" w:rsidRPr="00B224AB" w:rsidRDefault="00B224AB" w:rsidP="009F30EB">
      <w:pPr>
        <w:jc w:val="both"/>
        <w:rPr>
          <w:rFonts w:ascii="Aptos Display" w:hAnsi="Aptos Display" w:cstheme="majorHAnsi"/>
          <w:b/>
          <w:bCs/>
          <w:noProof/>
          <w:color w:val="000000" w:themeColor="text1"/>
          <w:sz w:val="28"/>
          <w:szCs w:val="28"/>
        </w:rPr>
      </w:pPr>
      <w:r w:rsidRPr="00B224AB">
        <w:rPr>
          <w:rFonts w:ascii="Aptos Display" w:hAnsi="Aptos Display" w:cstheme="majorHAnsi"/>
          <w:b/>
          <w:bCs/>
          <w:noProof/>
          <w:color w:val="000000" w:themeColor="text1"/>
          <w:sz w:val="28"/>
          <w:szCs w:val="28"/>
        </w:rPr>
        <w:t>3.</w:t>
      </w:r>
      <w:r w:rsidR="00BF6297" w:rsidRPr="00B224AB">
        <w:rPr>
          <w:rFonts w:ascii="Aptos Display" w:hAnsi="Aptos Display" w:cstheme="majorHAnsi"/>
          <w:b/>
          <w:bCs/>
          <w:noProof/>
          <w:color w:val="000000" w:themeColor="text1"/>
          <w:sz w:val="28"/>
          <w:szCs w:val="28"/>
        </w:rPr>
        <w:t>3</w:t>
      </w:r>
      <w:r w:rsidRPr="00B224AB">
        <w:rPr>
          <w:rFonts w:ascii="Aptos Display" w:hAnsi="Aptos Display" w:cstheme="majorHAnsi"/>
          <w:b/>
          <w:bCs/>
          <w:noProof/>
          <w:color w:val="000000" w:themeColor="text1"/>
          <w:sz w:val="28"/>
          <w:szCs w:val="28"/>
        </w:rPr>
        <w:t xml:space="preserve"> </w:t>
      </w:r>
      <w:r w:rsidR="00BF6297" w:rsidRPr="00B224AB">
        <w:rPr>
          <w:rFonts w:ascii="Aptos Display" w:hAnsi="Aptos Display" w:cstheme="majorHAnsi"/>
          <w:b/>
          <w:bCs/>
          <w:noProof/>
          <w:color w:val="000000" w:themeColor="text1"/>
          <w:sz w:val="28"/>
          <w:szCs w:val="28"/>
        </w:rPr>
        <w:t xml:space="preserve">Government Support &amp; Strategic Importance </w:t>
      </w:r>
    </w:p>
    <w:p w14:paraId="2A4754C7" w14:textId="620C093F" w:rsidR="00BF6297" w:rsidRPr="00B224AB" w:rsidRDefault="00BF6297" w:rsidP="009F30EB">
      <w:pPr>
        <w:pStyle w:val="ListParagraph"/>
        <w:numPr>
          <w:ilvl w:val="0"/>
          <w:numId w:val="28"/>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Implicit Guarantee: As a state-owned entity, AAI benefits from sovereign backing, lowering default risk.  </w:t>
      </w:r>
    </w:p>
    <w:p w14:paraId="0D8C15B0" w14:textId="750B5686" w:rsidR="00BF6297" w:rsidRPr="00B224AB" w:rsidRDefault="00BF6297" w:rsidP="009F30EB">
      <w:pPr>
        <w:pStyle w:val="ListParagraph"/>
        <w:numPr>
          <w:ilvl w:val="0"/>
          <w:numId w:val="28"/>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Policy Alignment: Central to India’s infrastructure goals (e.g., National Infrastructure Pipeline), ensuring funding priority.  </w:t>
      </w:r>
    </w:p>
    <w:p w14:paraId="389C4F47" w14:textId="58519899" w:rsidR="00BF6297" w:rsidRPr="00B224AB" w:rsidRDefault="00B224AB" w:rsidP="009F30EB">
      <w:pPr>
        <w:jc w:val="both"/>
        <w:rPr>
          <w:rFonts w:ascii="Aptos Display" w:hAnsi="Aptos Display" w:cstheme="majorHAnsi"/>
          <w:b/>
          <w:bCs/>
          <w:noProof/>
          <w:color w:val="000000" w:themeColor="text1"/>
          <w:sz w:val="28"/>
          <w:szCs w:val="28"/>
        </w:rPr>
      </w:pPr>
      <w:r w:rsidRPr="00B224AB">
        <w:rPr>
          <w:rFonts w:ascii="Aptos Display" w:hAnsi="Aptos Display" w:cstheme="majorHAnsi"/>
          <w:b/>
          <w:bCs/>
          <w:noProof/>
          <w:color w:val="000000" w:themeColor="text1"/>
          <w:sz w:val="28"/>
          <w:szCs w:val="28"/>
        </w:rPr>
        <w:t>3.</w:t>
      </w:r>
      <w:r w:rsidR="00BF6297" w:rsidRPr="00B224AB">
        <w:rPr>
          <w:rFonts w:ascii="Aptos Display" w:hAnsi="Aptos Display" w:cstheme="majorHAnsi"/>
          <w:b/>
          <w:bCs/>
          <w:noProof/>
          <w:color w:val="000000" w:themeColor="text1"/>
          <w:sz w:val="28"/>
          <w:szCs w:val="28"/>
        </w:rPr>
        <w:t xml:space="preserve">4 Operational &amp; Governance Risk </w:t>
      </w:r>
    </w:p>
    <w:p w14:paraId="5F9A1A60" w14:textId="4AB8C20E" w:rsidR="00BF6297" w:rsidRPr="00B224AB" w:rsidRDefault="00BF6297" w:rsidP="009F30EB">
      <w:pPr>
        <w:pStyle w:val="ListParagraph"/>
        <w:numPr>
          <w:ilvl w:val="0"/>
          <w:numId w:val="29"/>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Project Execution: Mixed record; delays in infrastructure upgrades possible due to bureaucratic processes.  </w:t>
      </w:r>
    </w:p>
    <w:p w14:paraId="35F2CEEF" w14:textId="02A1E4CF" w:rsidR="00BF6297" w:rsidRPr="00B224AB" w:rsidRDefault="00BF6297" w:rsidP="009F30EB">
      <w:pPr>
        <w:pStyle w:val="ListParagraph"/>
        <w:numPr>
          <w:ilvl w:val="0"/>
          <w:numId w:val="29"/>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Governance: Government oversight may curb inefficiencies, but political interference remains a risk.  </w:t>
      </w:r>
    </w:p>
    <w:p w14:paraId="3EF97C8B" w14:textId="77777777" w:rsidR="00BF6297" w:rsidRPr="00385B04" w:rsidRDefault="00BF6297" w:rsidP="009F30EB">
      <w:pPr>
        <w:jc w:val="both"/>
        <w:rPr>
          <w:rFonts w:ascii="Aptos Display" w:hAnsi="Aptos Display" w:cstheme="majorHAnsi"/>
          <w:noProof/>
          <w:color w:val="000000" w:themeColor="text1"/>
          <w:sz w:val="28"/>
          <w:szCs w:val="28"/>
        </w:rPr>
      </w:pPr>
    </w:p>
    <w:p w14:paraId="1B6D545E" w14:textId="77777777" w:rsidR="00BF6297" w:rsidRPr="00385B04" w:rsidRDefault="00BF6297" w:rsidP="00BF6297">
      <w:pPr>
        <w:rPr>
          <w:rFonts w:ascii="Aptos Display" w:hAnsi="Aptos Display" w:cstheme="majorHAnsi"/>
          <w:noProof/>
          <w:color w:val="000000" w:themeColor="text1"/>
          <w:sz w:val="28"/>
          <w:szCs w:val="28"/>
        </w:rPr>
      </w:pPr>
    </w:p>
    <w:p w14:paraId="4C4A53C5" w14:textId="65303BEC" w:rsidR="00BF6297" w:rsidRPr="00B224AB" w:rsidRDefault="00B224AB" w:rsidP="009F30EB">
      <w:pPr>
        <w:jc w:val="both"/>
        <w:rPr>
          <w:rFonts w:ascii="Aptos Display" w:hAnsi="Aptos Display" w:cstheme="majorHAnsi"/>
          <w:b/>
          <w:bCs/>
          <w:noProof/>
          <w:color w:val="000000" w:themeColor="text1"/>
          <w:sz w:val="28"/>
          <w:szCs w:val="28"/>
        </w:rPr>
      </w:pPr>
      <w:r w:rsidRPr="00B224AB">
        <w:rPr>
          <w:rFonts w:ascii="Aptos Display" w:hAnsi="Aptos Display" w:cstheme="majorHAnsi"/>
          <w:b/>
          <w:bCs/>
          <w:noProof/>
          <w:color w:val="000000" w:themeColor="text1"/>
          <w:sz w:val="28"/>
          <w:szCs w:val="28"/>
        </w:rPr>
        <w:lastRenderedPageBreak/>
        <w:t>3.</w:t>
      </w:r>
      <w:r w:rsidR="00BF6297" w:rsidRPr="00B224AB">
        <w:rPr>
          <w:rFonts w:ascii="Aptos Display" w:hAnsi="Aptos Display" w:cstheme="majorHAnsi"/>
          <w:b/>
          <w:bCs/>
          <w:noProof/>
          <w:color w:val="000000" w:themeColor="text1"/>
          <w:sz w:val="28"/>
          <w:szCs w:val="28"/>
        </w:rPr>
        <w:t>5</w:t>
      </w:r>
      <w:r w:rsidRPr="00B224AB">
        <w:rPr>
          <w:rFonts w:ascii="Aptos Display" w:hAnsi="Aptos Display" w:cstheme="majorHAnsi"/>
          <w:b/>
          <w:bCs/>
          <w:noProof/>
          <w:color w:val="000000" w:themeColor="text1"/>
          <w:sz w:val="28"/>
          <w:szCs w:val="28"/>
        </w:rPr>
        <w:t xml:space="preserve"> </w:t>
      </w:r>
      <w:r w:rsidR="00BF6297" w:rsidRPr="00B224AB">
        <w:rPr>
          <w:rFonts w:ascii="Aptos Display" w:hAnsi="Aptos Display" w:cstheme="majorHAnsi"/>
          <w:b/>
          <w:bCs/>
          <w:noProof/>
          <w:color w:val="000000" w:themeColor="text1"/>
          <w:sz w:val="28"/>
          <w:szCs w:val="28"/>
        </w:rPr>
        <w:t xml:space="preserve">Macroeconomic &amp; ESG Factors  </w:t>
      </w:r>
    </w:p>
    <w:p w14:paraId="6997705A" w14:textId="7F93B942" w:rsidR="00BF6297" w:rsidRPr="00B224AB" w:rsidRDefault="00BF6297" w:rsidP="009F30EB">
      <w:pPr>
        <w:pStyle w:val="ListParagraph"/>
        <w:numPr>
          <w:ilvl w:val="0"/>
          <w:numId w:val="30"/>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Macro Risks:  Fuel price volatility affects airline profitability, indirectly impacting AAI. INR-denominated debt minimizes forex risk.  </w:t>
      </w:r>
    </w:p>
    <w:p w14:paraId="0BA0AF60" w14:textId="310A5A16" w:rsidR="00BF6297" w:rsidRPr="00B224AB" w:rsidRDefault="00BF6297" w:rsidP="009F30EB">
      <w:pPr>
        <w:pStyle w:val="ListParagraph"/>
        <w:numPr>
          <w:ilvl w:val="0"/>
          <w:numId w:val="30"/>
        </w:numPr>
        <w:jc w:val="both"/>
        <w:rPr>
          <w:rFonts w:ascii="Aptos Display" w:hAnsi="Aptos Display" w:cstheme="majorHAnsi"/>
          <w:noProof/>
          <w:color w:val="000000" w:themeColor="text1"/>
          <w:sz w:val="28"/>
          <w:szCs w:val="28"/>
        </w:rPr>
      </w:pPr>
      <w:r w:rsidRPr="00B224AB">
        <w:rPr>
          <w:rFonts w:ascii="Aptos Display" w:hAnsi="Aptos Display" w:cstheme="majorHAnsi"/>
          <w:noProof/>
          <w:color w:val="000000" w:themeColor="text1"/>
          <w:sz w:val="28"/>
          <w:szCs w:val="28"/>
        </w:rPr>
        <w:t xml:space="preserve">ESG Initiatives: Solar power adoption, water conservation, and green airport certifications enhance sustainability credentials.  </w:t>
      </w:r>
    </w:p>
    <w:p w14:paraId="4E29E101" w14:textId="0C43012E" w:rsidR="00BF6297" w:rsidRPr="00B224AB" w:rsidRDefault="00B224AB" w:rsidP="009F30EB">
      <w:pPr>
        <w:jc w:val="both"/>
        <w:rPr>
          <w:rFonts w:ascii="Aptos Display" w:hAnsi="Aptos Display" w:cstheme="majorHAnsi"/>
          <w:b/>
          <w:bCs/>
          <w:noProof/>
          <w:color w:val="000000" w:themeColor="text1"/>
          <w:sz w:val="28"/>
          <w:szCs w:val="28"/>
        </w:rPr>
      </w:pPr>
      <w:r w:rsidRPr="00B224AB">
        <w:rPr>
          <w:rFonts w:ascii="Aptos Display" w:hAnsi="Aptos Display" w:cstheme="majorHAnsi"/>
          <w:b/>
          <w:bCs/>
          <w:noProof/>
          <w:color w:val="000000" w:themeColor="text1"/>
          <w:sz w:val="28"/>
          <w:szCs w:val="28"/>
        </w:rPr>
        <w:t>3.</w:t>
      </w:r>
      <w:r w:rsidR="00BF6297" w:rsidRPr="00B224AB">
        <w:rPr>
          <w:rFonts w:ascii="Aptos Display" w:hAnsi="Aptos Display" w:cstheme="majorHAnsi"/>
          <w:b/>
          <w:bCs/>
          <w:noProof/>
          <w:color w:val="000000" w:themeColor="text1"/>
          <w:sz w:val="28"/>
          <w:szCs w:val="28"/>
        </w:rPr>
        <w:t xml:space="preserve">6. Credit Strengths </w:t>
      </w:r>
    </w:p>
    <w:p w14:paraId="37A9B303" w14:textId="57CB26BF" w:rsidR="00BF6297" w:rsidRPr="0074001A" w:rsidRDefault="00BF6297" w:rsidP="009F30EB">
      <w:pPr>
        <w:pStyle w:val="ListParagraph"/>
        <w:numPr>
          <w:ilvl w:val="0"/>
          <w:numId w:val="31"/>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Stable Cash Flows: Diversified revenue from 137+ airports.  </w:t>
      </w:r>
    </w:p>
    <w:p w14:paraId="04455728" w14:textId="380EB1D0" w:rsidR="00BF6297" w:rsidRPr="0074001A" w:rsidRDefault="00BF6297" w:rsidP="009F30EB">
      <w:pPr>
        <w:pStyle w:val="ListParagraph"/>
        <w:numPr>
          <w:ilvl w:val="0"/>
          <w:numId w:val="31"/>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Government Backing: Ensures access to capital and crisis support.  </w:t>
      </w:r>
    </w:p>
    <w:p w14:paraId="732D3D92" w14:textId="7CC58B78" w:rsidR="00BF6297" w:rsidRPr="0074001A" w:rsidRDefault="00BF6297" w:rsidP="009F30EB">
      <w:pPr>
        <w:pStyle w:val="ListParagraph"/>
        <w:numPr>
          <w:ilvl w:val="0"/>
          <w:numId w:val="31"/>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Strategic Role: Critical to national infrastructure and economic growth.  </w:t>
      </w:r>
    </w:p>
    <w:p w14:paraId="299FF20B" w14:textId="77777777" w:rsidR="00BF6297" w:rsidRPr="00385B04" w:rsidRDefault="00BF6297" w:rsidP="009F30EB">
      <w:pPr>
        <w:jc w:val="both"/>
        <w:rPr>
          <w:rFonts w:ascii="Aptos Display" w:hAnsi="Aptos Display" w:cstheme="majorHAnsi"/>
          <w:noProof/>
          <w:color w:val="000000" w:themeColor="text1"/>
          <w:sz w:val="28"/>
          <w:szCs w:val="28"/>
        </w:rPr>
      </w:pPr>
    </w:p>
    <w:p w14:paraId="5E1EAD77" w14:textId="20E3CF6E" w:rsidR="00BF6297" w:rsidRPr="00385B04" w:rsidRDefault="00D61949" w:rsidP="009F30EB">
      <w:pPr>
        <w:jc w:val="both"/>
        <w:rPr>
          <w:rFonts w:ascii="Aptos Display" w:hAnsi="Aptos Display" w:cstheme="majorHAnsi"/>
          <w:b/>
          <w:bCs/>
          <w:noProof/>
          <w:color w:val="000000" w:themeColor="text1"/>
          <w:sz w:val="28"/>
          <w:szCs w:val="28"/>
        </w:rPr>
      </w:pPr>
      <w:r>
        <w:rPr>
          <w:rFonts w:ascii="Aptos Display" w:hAnsi="Aptos Display" w:cstheme="majorHAnsi"/>
          <w:b/>
          <w:bCs/>
          <w:noProof/>
          <w:color w:val="000000" w:themeColor="text1"/>
          <w:sz w:val="28"/>
          <w:szCs w:val="28"/>
        </w:rPr>
        <w:t>3.</w:t>
      </w:r>
      <w:r w:rsidR="00BF6297" w:rsidRPr="00385B04">
        <w:rPr>
          <w:rFonts w:ascii="Aptos Display" w:hAnsi="Aptos Display" w:cstheme="majorHAnsi"/>
          <w:b/>
          <w:bCs/>
          <w:noProof/>
          <w:color w:val="000000" w:themeColor="text1"/>
          <w:sz w:val="28"/>
          <w:szCs w:val="28"/>
        </w:rPr>
        <w:t>7 Key Risks</w:t>
      </w:r>
    </w:p>
    <w:p w14:paraId="59F1A0DF" w14:textId="1242F0E3" w:rsidR="00BF6297" w:rsidRPr="0074001A" w:rsidRDefault="00BF6297" w:rsidP="009F30EB">
      <w:pPr>
        <w:pStyle w:val="ListParagraph"/>
        <w:numPr>
          <w:ilvl w:val="0"/>
          <w:numId w:val="32"/>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Privatization: Reduced control over high-revenue airports.  </w:t>
      </w:r>
    </w:p>
    <w:p w14:paraId="25B56168" w14:textId="47F91D30" w:rsidR="00BF6297" w:rsidRPr="0074001A" w:rsidRDefault="00BF6297" w:rsidP="009F30EB">
      <w:pPr>
        <w:pStyle w:val="ListParagraph"/>
        <w:numPr>
          <w:ilvl w:val="0"/>
          <w:numId w:val="32"/>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Regulatory Changes: Potential tariff reductions or policy shifts.  </w:t>
      </w:r>
    </w:p>
    <w:p w14:paraId="3A6696D1" w14:textId="3FD4C08A" w:rsidR="00BF6297" w:rsidRPr="0074001A" w:rsidRDefault="00BF6297" w:rsidP="009F30EB">
      <w:pPr>
        <w:pStyle w:val="ListParagraph"/>
        <w:numPr>
          <w:ilvl w:val="0"/>
          <w:numId w:val="32"/>
        </w:numPr>
        <w:jc w:val="both"/>
        <w:rPr>
          <w:rFonts w:ascii="Aptos Display" w:hAnsi="Aptos Display" w:cstheme="majorHAnsi"/>
          <w:noProof/>
          <w:color w:val="000000" w:themeColor="text1"/>
          <w:sz w:val="28"/>
          <w:szCs w:val="28"/>
        </w:rPr>
      </w:pPr>
      <w:r w:rsidRPr="0074001A">
        <w:rPr>
          <w:rFonts w:ascii="Aptos Display" w:hAnsi="Aptos Display" w:cstheme="majorHAnsi"/>
          <w:noProof/>
          <w:color w:val="000000" w:themeColor="text1"/>
          <w:sz w:val="28"/>
          <w:szCs w:val="28"/>
        </w:rPr>
        <w:t xml:space="preserve">Operational Efficiency: Bureaucracy may delay project execution.  </w:t>
      </w:r>
    </w:p>
    <w:p w14:paraId="0CB4A712" w14:textId="78BED6FF" w:rsidR="00BF6297" w:rsidRPr="00D61949" w:rsidRDefault="00D61949" w:rsidP="009F30EB">
      <w:pPr>
        <w:jc w:val="both"/>
        <w:rPr>
          <w:rFonts w:ascii="Aptos Display" w:hAnsi="Aptos Display" w:cstheme="majorHAnsi"/>
          <w:b/>
          <w:bCs/>
          <w:noProof/>
          <w:color w:val="000000" w:themeColor="text1"/>
          <w:sz w:val="36"/>
          <w:szCs w:val="36"/>
        </w:rPr>
      </w:pPr>
      <w:r>
        <w:rPr>
          <w:rFonts w:ascii="Aptos Display" w:hAnsi="Aptos Display" w:cstheme="majorHAnsi"/>
          <w:b/>
          <w:bCs/>
          <w:noProof/>
          <w:color w:val="000000" w:themeColor="text1"/>
          <w:sz w:val="36"/>
          <w:szCs w:val="36"/>
        </w:rPr>
        <w:t xml:space="preserve"> </w:t>
      </w:r>
      <w:r w:rsidRPr="00D61949">
        <w:rPr>
          <w:rFonts w:ascii="Aptos Display" w:hAnsi="Aptos Display" w:cstheme="majorHAnsi"/>
          <w:b/>
          <w:bCs/>
          <w:noProof/>
          <w:color w:val="000000" w:themeColor="text1"/>
          <w:sz w:val="28"/>
          <w:szCs w:val="28"/>
        </w:rPr>
        <w:t xml:space="preserve">3.8 </w:t>
      </w:r>
      <w:r w:rsidR="008F7CF8" w:rsidRPr="00D61949">
        <w:rPr>
          <w:rFonts w:ascii="Aptos Display" w:hAnsi="Aptos Display" w:cstheme="majorHAnsi"/>
          <w:b/>
          <w:bCs/>
          <w:noProof/>
          <w:color w:val="000000" w:themeColor="text1"/>
          <w:sz w:val="28"/>
          <w:szCs w:val="28"/>
        </w:rPr>
        <w:t xml:space="preserve">After risk analysis </w:t>
      </w:r>
    </w:p>
    <w:p w14:paraId="5156CFF1" w14:textId="7D7528F1" w:rsidR="00D61949" w:rsidRPr="00D61949" w:rsidRDefault="00C42B96" w:rsidP="003009D6">
      <w:pPr>
        <w:pStyle w:val="ListParagraph"/>
        <w:numPr>
          <w:ilvl w:val="0"/>
          <w:numId w:val="33"/>
        </w:numPr>
        <w:jc w:val="both"/>
        <w:rPr>
          <w:rFonts w:ascii="Aptos Display" w:hAnsi="Aptos Display" w:cstheme="majorHAnsi"/>
          <w:noProof/>
          <w:color w:val="000000" w:themeColor="text1"/>
          <w:sz w:val="32"/>
          <w:szCs w:val="32"/>
        </w:rPr>
      </w:pPr>
      <w:r w:rsidRPr="00D61949">
        <w:rPr>
          <w:rFonts w:ascii="Aptos Display" w:hAnsi="Aptos Display" w:cstheme="majorHAnsi"/>
          <w:noProof/>
          <w:color w:val="000000" w:themeColor="text1"/>
          <w:sz w:val="32"/>
          <w:szCs w:val="32"/>
        </w:rPr>
        <w:t xml:space="preserve">Airports authority of india </w:t>
      </w:r>
      <w:r w:rsidR="00BF6297" w:rsidRPr="00D61949">
        <w:rPr>
          <w:rFonts w:ascii="Aptos Display" w:hAnsi="Aptos Display" w:cstheme="majorHAnsi"/>
          <w:noProof/>
          <w:color w:val="000000" w:themeColor="text1"/>
          <w:sz w:val="32"/>
          <w:szCs w:val="32"/>
        </w:rPr>
        <w:t>exhibits low-to-moderate credit</w:t>
      </w:r>
      <w:r w:rsidR="00D61949">
        <w:rPr>
          <w:rFonts w:ascii="Aptos Display" w:hAnsi="Aptos Display" w:cstheme="majorHAnsi"/>
          <w:noProof/>
          <w:color w:val="000000" w:themeColor="text1"/>
          <w:sz w:val="32"/>
          <w:szCs w:val="32"/>
        </w:rPr>
        <w:t xml:space="preserve"> </w:t>
      </w:r>
      <w:r w:rsidR="00BF6297" w:rsidRPr="00D61949">
        <w:rPr>
          <w:rFonts w:ascii="Aptos Display" w:hAnsi="Aptos Display" w:cstheme="majorHAnsi"/>
          <w:noProof/>
          <w:color w:val="000000" w:themeColor="text1"/>
          <w:sz w:val="32"/>
          <w:szCs w:val="32"/>
        </w:rPr>
        <w:t>risk</w:t>
      </w:r>
    </w:p>
    <w:p w14:paraId="27A1B7F2" w14:textId="021A990F" w:rsidR="00D61949" w:rsidRPr="00D61949" w:rsidRDefault="00BF6297" w:rsidP="003009D6">
      <w:pPr>
        <w:pStyle w:val="ListParagraph"/>
        <w:numPr>
          <w:ilvl w:val="0"/>
          <w:numId w:val="33"/>
        </w:numPr>
        <w:jc w:val="both"/>
        <w:rPr>
          <w:rFonts w:ascii="Aptos Display" w:hAnsi="Aptos Display" w:cstheme="majorHAnsi"/>
          <w:noProof/>
          <w:color w:val="000000" w:themeColor="text1"/>
          <w:sz w:val="32"/>
          <w:szCs w:val="32"/>
        </w:rPr>
      </w:pPr>
      <w:r w:rsidRPr="00D61949">
        <w:rPr>
          <w:rFonts w:ascii="Aptos Display" w:hAnsi="Aptos Display" w:cstheme="majorHAnsi"/>
          <w:noProof/>
          <w:color w:val="000000" w:themeColor="text1"/>
          <w:sz w:val="32"/>
          <w:szCs w:val="32"/>
        </w:rPr>
        <w:t>primarily due to sovereign support</w:t>
      </w:r>
    </w:p>
    <w:p w14:paraId="5FD68145" w14:textId="3A2B623B" w:rsidR="00D61949" w:rsidRPr="00D61949" w:rsidRDefault="00BF6297" w:rsidP="003009D6">
      <w:pPr>
        <w:pStyle w:val="ListParagraph"/>
        <w:numPr>
          <w:ilvl w:val="0"/>
          <w:numId w:val="33"/>
        </w:numPr>
        <w:jc w:val="both"/>
        <w:rPr>
          <w:rFonts w:ascii="Aptos Display" w:hAnsi="Aptos Display" w:cstheme="majorHAnsi"/>
          <w:noProof/>
          <w:color w:val="000000" w:themeColor="text1"/>
          <w:sz w:val="32"/>
          <w:szCs w:val="32"/>
        </w:rPr>
      </w:pPr>
      <w:r w:rsidRPr="00D61949">
        <w:rPr>
          <w:rFonts w:ascii="Aptos Display" w:hAnsi="Aptos Display" w:cstheme="majorHAnsi"/>
          <w:noProof/>
          <w:color w:val="000000" w:themeColor="text1"/>
          <w:sz w:val="32"/>
          <w:szCs w:val="32"/>
        </w:rPr>
        <w:t>recovering aviation demand and strategic importance.</w:t>
      </w:r>
    </w:p>
    <w:p w14:paraId="2F4206DA" w14:textId="577212B6" w:rsidR="002752B9" w:rsidRPr="00D61949" w:rsidRDefault="00BF6297" w:rsidP="003009D6">
      <w:pPr>
        <w:pStyle w:val="ListParagraph"/>
        <w:numPr>
          <w:ilvl w:val="0"/>
          <w:numId w:val="33"/>
        </w:numPr>
        <w:jc w:val="both"/>
        <w:rPr>
          <w:rFonts w:ascii="Aptos Display" w:hAnsi="Aptos Display" w:cstheme="majorHAnsi"/>
          <w:noProof/>
          <w:color w:val="000000" w:themeColor="text1"/>
          <w:sz w:val="32"/>
          <w:szCs w:val="32"/>
        </w:rPr>
      </w:pPr>
      <w:r w:rsidRPr="00D61949">
        <w:rPr>
          <w:rFonts w:ascii="Aptos Display" w:hAnsi="Aptos Display" w:cstheme="majorHAnsi"/>
          <w:noProof/>
          <w:color w:val="000000" w:themeColor="text1"/>
          <w:sz w:val="32"/>
          <w:szCs w:val="32"/>
        </w:rPr>
        <w:t xml:space="preserve">Risks from privatization and operational inefficiencies are mitigated by stable cash flows and policy alignment. </w:t>
      </w:r>
    </w:p>
    <w:p w14:paraId="7CE9E7A2" w14:textId="77777777" w:rsidR="00D61949" w:rsidRDefault="00D61949" w:rsidP="00BF6297">
      <w:pPr>
        <w:rPr>
          <w:rFonts w:ascii="Aptos Display" w:hAnsi="Aptos Display" w:cstheme="majorHAnsi"/>
          <w:noProof/>
          <w:color w:val="000000" w:themeColor="text1"/>
          <w:sz w:val="32"/>
          <w:szCs w:val="32"/>
        </w:rPr>
      </w:pPr>
    </w:p>
    <w:p w14:paraId="5DEE0C0A" w14:textId="4955B9DB" w:rsidR="005958CF" w:rsidRPr="00D61949" w:rsidRDefault="008F7CF8" w:rsidP="008372C7">
      <w:pPr>
        <w:pStyle w:val="ListParagraph"/>
        <w:numPr>
          <w:ilvl w:val="0"/>
          <w:numId w:val="34"/>
        </w:numPr>
        <w:rPr>
          <w:rFonts w:ascii="Aptos Display" w:hAnsi="Aptos Display" w:cstheme="majorHAnsi"/>
          <w:noProof/>
          <w:color w:val="000000" w:themeColor="text1"/>
          <w:sz w:val="36"/>
          <w:szCs w:val="36"/>
        </w:rPr>
      </w:pPr>
      <w:r w:rsidRPr="00D61949">
        <w:rPr>
          <w:rFonts w:ascii="Aptos Display" w:hAnsi="Aptos Display" w:cstheme="majorHAnsi"/>
          <w:noProof/>
          <w:color w:val="000000" w:themeColor="text1"/>
          <w:sz w:val="40"/>
          <w:szCs w:val="40"/>
        </w:rPr>
        <w:t>From data of the financial statement of 2023-2024</w:t>
      </w:r>
    </w:p>
    <w:p w14:paraId="35F15188" w14:textId="77777777" w:rsidR="004C2113" w:rsidRDefault="004C2113" w:rsidP="000741B9">
      <w:pPr>
        <w:rPr>
          <w:noProof/>
          <w:color w:val="000000" w:themeColor="text1"/>
          <w:sz w:val="28"/>
          <w:szCs w:val="28"/>
          <w:lang w:val="en-US"/>
        </w:rPr>
      </w:pPr>
    </w:p>
    <w:p w14:paraId="52E0AAE7" w14:textId="176C2EE2" w:rsidR="000741B9" w:rsidRPr="004C2113" w:rsidRDefault="004C2113" w:rsidP="000741B9">
      <w:pPr>
        <w:rPr>
          <w:b/>
          <w:bCs/>
          <w:noProof/>
          <w:color w:val="000000" w:themeColor="text1"/>
          <w:sz w:val="28"/>
          <w:szCs w:val="28"/>
          <w:lang w:val="en-US"/>
        </w:rPr>
      </w:pPr>
      <w:r>
        <w:rPr>
          <w:b/>
          <w:bCs/>
          <w:noProof/>
          <w:color w:val="000000" w:themeColor="text1"/>
          <w:sz w:val="28"/>
          <w:szCs w:val="28"/>
          <w:lang w:val="en-US"/>
        </w:rPr>
        <w:t>1.</w:t>
      </w:r>
      <w:r w:rsidRPr="004C2113">
        <w:rPr>
          <w:b/>
          <w:bCs/>
          <w:noProof/>
          <w:color w:val="000000" w:themeColor="text1"/>
          <w:sz w:val="28"/>
          <w:szCs w:val="28"/>
          <w:lang w:val="en-US"/>
        </w:rPr>
        <w:t xml:space="preserve">Usage of </w:t>
      </w:r>
      <w:r w:rsidR="000741B9" w:rsidRPr="004C2113">
        <w:rPr>
          <w:b/>
          <w:bCs/>
          <w:noProof/>
          <w:color w:val="000000" w:themeColor="text1"/>
          <w:sz w:val="28"/>
          <w:szCs w:val="28"/>
          <w:lang w:val="en-US"/>
        </w:rPr>
        <w:t xml:space="preserve">Microsoft Excel </w:t>
      </w:r>
    </w:p>
    <w:p w14:paraId="4C58A064" w14:textId="1851103F" w:rsidR="000741B9" w:rsidRPr="004C2113" w:rsidRDefault="000741B9" w:rsidP="003009D6">
      <w:pPr>
        <w:pStyle w:val="ListParagraph"/>
        <w:numPr>
          <w:ilvl w:val="0"/>
          <w:numId w:val="34"/>
        </w:numPr>
        <w:jc w:val="both"/>
        <w:rPr>
          <w:noProof/>
          <w:color w:val="000000" w:themeColor="text1"/>
          <w:sz w:val="28"/>
          <w:szCs w:val="28"/>
          <w:lang w:val="en-US"/>
        </w:rPr>
      </w:pPr>
      <w:r w:rsidRPr="004C2113">
        <w:rPr>
          <w:noProof/>
          <w:color w:val="000000" w:themeColor="text1"/>
          <w:sz w:val="28"/>
          <w:szCs w:val="28"/>
          <w:lang w:val="en-US"/>
        </w:rPr>
        <w:t xml:space="preserve">Data Cleaning: Remove duplicates, fix errors, format data.  </w:t>
      </w:r>
    </w:p>
    <w:p w14:paraId="7F0DF650" w14:textId="67E53464" w:rsidR="000741B9" w:rsidRPr="004C2113" w:rsidRDefault="000741B9" w:rsidP="003009D6">
      <w:pPr>
        <w:pStyle w:val="ListParagraph"/>
        <w:numPr>
          <w:ilvl w:val="0"/>
          <w:numId w:val="34"/>
        </w:numPr>
        <w:jc w:val="both"/>
        <w:rPr>
          <w:noProof/>
          <w:color w:val="000000" w:themeColor="text1"/>
          <w:sz w:val="28"/>
          <w:szCs w:val="28"/>
          <w:lang w:val="en-US"/>
        </w:rPr>
      </w:pPr>
      <w:r w:rsidRPr="004C2113">
        <w:rPr>
          <w:noProof/>
          <w:color w:val="000000" w:themeColor="text1"/>
          <w:sz w:val="28"/>
          <w:szCs w:val="28"/>
          <w:lang w:val="en-US"/>
        </w:rPr>
        <w:t xml:space="preserve">Basic Analysis: Formulas, pivot tables, VLOOKUP.  </w:t>
      </w:r>
    </w:p>
    <w:p w14:paraId="55AF6109" w14:textId="20E68355" w:rsidR="000741B9" w:rsidRPr="004C2113" w:rsidRDefault="000741B9" w:rsidP="003009D6">
      <w:pPr>
        <w:pStyle w:val="ListParagraph"/>
        <w:numPr>
          <w:ilvl w:val="0"/>
          <w:numId w:val="34"/>
        </w:numPr>
        <w:jc w:val="both"/>
        <w:rPr>
          <w:noProof/>
          <w:color w:val="000000" w:themeColor="text1"/>
          <w:sz w:val="28"/>
          <w:szCs w:val="28"/>
          <w:lang w:val="en-US"/>
        </w:rPr>
      </w:pPr>
      <w:r w:rsidRPr="004C2113">
        <w:rPr>
          <w:noProof/>
          <w:color w:val="000000" w:themeColor="text1"/>
          <w:sz w:val="28"/>
          <w:szCs w:val="28"/>
          <w:lang w:val="en-US"/>
        </w:rPr>
        <w:t xml:space="preserve">Visualization: Charts (bar, line, pie) for simple reporting.  </w:t>
      </w:r>
    </w:p>
    <w:p w14:paraId="442A676B" w14:textId="69CE02E1" w:rsidR="000741B9" w:rsidRPr="004C2113" w:rsidRDefault="000741B9" w:rsidP="003009D6">
      <w:pPr>
        <w:pStyle w:val="ListParagraph"/>
        <w:numPr>
          <w:ilvl w:val="0"/>
          <w:numId w:val="34"/>
        </w:numPr>
        <w:jc w:val="both"/>
        <w:rPr>
          <w:noProof/>
          <w:color w:val="000000" w:themeColor="text1"/>
          <w:sz w:val="28"/>
          <w:szCs w:val="28"/>
          <w:lang w:val="en-US"/>
        </w:rPr>
      </w:pPr>
      <w:r w:rsidRPr="004C2113">
        <w:rPr>
          <w:noProof/>
          <w:color w:val="000000" w:themeColor="text1"/>
          <w:sz w:val="28"/>
          <w:szCs w:val="28"/>
          <w:lang w:val="en-US"/>
        </w:rPr>
        <w:t xml:space="preserve">Budgeting/Forecasting: Financial modeling and scenario analysis.  </w:t>
      </w:r>
    </w:p>
    <w:p w14:paraId="0AB382C2" w14:textId="109D58ED" w:rsidR="000741B9" w:rsidRPr="004C2113" w:rsidRDefault="000741B9" w:rsidP="003009D6">
      <w:pPr>
        <w:pStyle w:val="ListParagraph"/>
        <w:numPr>
          <w:ilvl w:val="0"/>
          <w:numId w:val="34"/>
        </w:numPr>
        <w:jc w:val="both"/>
        <w:rPr>
          <w:noProof/>
          <w:color w:val="000000" w:themeColor="text1"/>
          <w:sz w:val="28"/>
          <w:szCs w:val="28"/>
          <w:lang w:val="en-US"/>
        </w:rPr>
      </w:pPr>
      <w:r w:rsidRPr="004C2113">
        <w:rPr>
          <w:noProof/>
          <w:color w:val="000000" w:themeColor="text1"/>
          <w:sz w:val="28"/>
          <w:szCs w:val="28"/>
          <w:lang w:val="en-US"/>
        </w:rPr>
        <w:t xml:space="preserve">Best For: Small datasets, quick calculations, and ad-hoc reporting.  </w:t>
      </w:r>
    </w:p>
    <w:p w14:paraId="23ABFDC8" w14:textId="1FE194A3" w:rsidR="000741B9" w:rsidRPr="004C2113" w:rsidRDefault="000741B9" w:rsidP="000741B9">
      <w:pPr>
        <w:rPr>
          <w:b/>
          <w:bCs/>
          <w:noProof/>
          <w:color w:val="000000" w:themeColor="text1"/>
          <w:sz w:val="28"/>
          <w:szCs w:val="28"/>
          <w:lang w:val="en-US"/>
        </w:rPr>
      </w:pPr>
      <w:r w:rsidRPr="004C2113">
        <w:rPr>
          <w:b/>
          <w:bCs/>
          <w:noProof/>
          <w:color w:val="000000" w:themeColor="text1"/>
          <w:sz w:val="28"/>
          <w:szCs w:val="28"/>
          <w:lang w:val="en-US"/>
        </w:rPr>
        <w:lastRenderedPageBreak/>
        <w:t>2.</w:t>
      </w:r>
      <w:r w:rsidR="004C2113" w:rsidRPr="004C2113">
        <w:rPr>
          <w:noProof/>
          <w:color w:val="000000" w:themeColor="text1"/>
          <w:sz w:val="28"/>
          <w:szCs w:val="28"/>
          <w:lang w:val="en-US"/>
        </w:rPr>
        <w:t xml:space="preserve"> </w:t>
      </w:r>
      <w:r w:rsidR="004C2113" w:rsidRPr="004C2113">
        <w:rPr>
          <w:b/>
          <w:bCs/>
          <w:noProof/>
          <w:color w:val="000000" w:themeColor="text1"/>
          <w:sz w:val="28"/>
          <w:szCs w:val="28"/>
          <w:lang w:val="en-US"/>
        </w:rPr>
        <w:t>Usage</w:t>
      </w:r>
      <w:r w:rsidRPr="004C2113">
        <w:rPr>
          <w:b/>
          <w:bCs/>
          <w:noProof/>
          <w:color w:val="000000" w:themeColor="text1"/>
          <w:sz w:val="28"/>
          <w:szCs w:val="28"/>
          <w:lang w:val="en-US"/>
        </w:rPr>
        <w:t xml:space="preserve"> </w:t>
      </w:r>
      <w:r w:rsidR="004C2113">
        <w:rPr>
          <w:b/>
          <w:bCs/>
          <w:noProof/>
          <w:color w:val="000000" w:themeColor="text1"/>
          <w:sz w:val="28"/>
          <w:szCs w:val="28"/>
          <w:lang w:val="en-US"/>
        </w:rPr>
        <w:t xml:space="preserve">of </w:t>
      </w:r>
      <w:r w:rsidRPr="004C2113">
        <w:rPr>
          <w:b/>
          <w:bCs/>
          <w:noProof/>
          <w:color w:val="000000" w:themeColor="text1"/>
          <w:sz w:val="28"/>
          <w:szCs w:val="28"/>
          <w:lang w:val="en-US"/>
        </w:rPr>
        <w:t>Power BI</w:t>
      </w:r>
    </w:p>
    <w:p w14:paraId="10E9A8A0" w14:textId="592A6588" w:rsidR="000741B9" w:rsidRPr="004C2113" w:rsidRDefault="000741B9" w:rsidP="004C2113">
      <w:pPr>
        <w:pStyle w:val="ListParagraph"/>
        <w:numPr>
          <w:ilvl w:val="0"/>
          <w:numId w:val="35"/>
        </w:numPr>
        <w:rPr>
          <w:noProof/>
          <w:color w:val="000000" w:themeColor="text1"/>
          <w:sz w:val="28"/>
          <w:szCs w:val="28"/>
          <w:lang w:val="en-US"/>
        </w:rPr>
      </w:pPr>
      <w:r w:rsidRPr="004C2113">
        <w:rPr>
          <w:noProof/>
          <w:color w:val="000000" w:themeColor="text1"/>
          <w:sz w:val="28"/>
          <w:szCs w:val="28"/>
          <w:lang w:val="en-US"/>
        </w:rPr>
        <w:t xml:space="preserve">Interactive Dashboards: Real-time data visualization.  </w:t>
      </w:r>
    </w:p>
    <w:p w14:paraId="6EF6C57C" w14:textId="1AAA7F20" w:rsidR="000741B9" w:rsidRPr="004C2113" w:rsidRDefault="000741B9" w:rsidP="004C2113">
      <w:pPr>
        <w:pStyle w:val="ListParagraph"/>
        <w:numPr>
          <w:ilvl w:val="0"/>
          <w:numId w:val="35"/>
        </w:numPr>
        <w:rPr>
          <w:noProof/>
          <w:color w:val="000000" w:themeColor="text1"/>
          <w:sz w:val="28"/>
          <w:szCs w:val="28"/>
          <w:lang w:val="en-US"/>
        </w:rPr>
      </w:pPr>
      <w:r w:rsidRPr="004C2113">
        <w:rPr>
          <w:noProof/>
          <w:color w:val="000000" w:themeColor="text1"/>
          <w:sz w:val="28"/>
          <w:szCs w:val="28"/>
          <w:lang w:val="en-US"/>
        </w:rPr>
        <w:t xml:space="preserve">Data Integration: Combine data from Excel, SQL, cloud sources.  </w:t>
      </w:r>
    </w:p>
    <w:p w14:paraId="0C030B34" w14:textId="78BA19D2" w:rsidR="000741B9" w:rsidRPr="004C2113" w:rsidRDefault="000741B9" w:rsidP="004C2113">
      <w:pPr>
        <w:pStyle w:val="ListParagraph"/>
        <w:numPr>
          <w:ilvl w:val="0"/>
          <w:numId w:val="35"/>
        </w:numPr>
        <w:rPr>
          <w:noProof/>
          <w:color w:val="000000" w:themeColor="text1"/>
          <w:sz w:val="28"/>
          <w:szCs w:val="28"/>
          <w:lang w:val="en-US"/>
        </w:rPr>
      </w:pPr>
      <w:r w:rsidRPr="004C2113">
        <w:rPr>
          <w:noProof/>
          <w:color w:val="000000" w:themeColor="text1"/>
          <w:sz w:val="28"/>
          <w:szCs w:val="28"/>
          <w:lang w:val="en-US"/>
        </w:rPr>
        <w:t xml:space="preserve">Advanced Analytics: DAX formulas, AI-driven insights.  </w:t>
      </w:r>
    </w:p>
    <w:p w14:paraId="6BD185C2" w14:textId="00C1D7BA" w:rsidR="000741B9" w:rsidRPr="004C2113" w:rsidRDefault="000741B9" w:rsidP="004C2113">
      <w:pPr>
        <w:pStyle w:val="ListParagraph"/>
        <w:numPr>
          <w:ilvl w:val="0"/>
          <w:numId w:val="35"/>
        </w:numPr>
        <w:rPr>
          <w:noProof/>
          <w:color w:val="000000" w:themeColor="text1"/>
          <w:sz w:val="28"/>
          <w:szCs w:val="28"/>
          <w:lang w:val="en-US"/>
        </w:rPr>
      </w:pPr>
      <w:r w:rsidRPr="004C2113">
        <w:rPr>
          <w:noProof/>
          <w:color w:val="000000" w:themeColor="text1"/>
          <w:sz w:val="28"/>
          <w:szCs w:val="28"/>
          <w:lang w:val="en-US"/>
        </w:rPr>
        <w:t xml:space="preserve">Sharing: Publish reports to teams via Power BI Service.  </w:t>
      </w:r>
    </w:p>
    <w:p w14:paraId="60054256" w14:textId="1247E497" w:rsidR="000741B9" w:rsidRPr="004C2113" w:rsidRDefault="000741B9" w:rsidP="004C2113">
      <w:pPr>
        <w:pStyle w:val="ListParagraph"/>
        <w:numPr>
          <w:ilvl w:val="0"/>
          <w:numId w:val="35"/>
        </w:numPr>
        <w:rPr>
          <w:noProof/>
          <w:color w:val="000000" w:themeColor="text1"/>
          <w:sz w:val="28"/>
          <w:szCs w:val="28"/>
          <w:lang w:val="en-US"/>
        </w:rPr>
      </w:pPr>
      <w:r w:rsidRPr="004C2113">
        <w:rPr>
          <w:noProof/>
          <w:color w:val="000000" w:themeColor="text1"/>
          <w:sz w:val="28"/>
          <w:szCs w:val="28"/>
          <w:lang w:val="en-US"/>
        </w:rPr>
        <w:t>Best Fo</w:t>
      </w:r>
      <w:r w:rsidR="004C2113" w:rsidRPr="004C2113">
        <w:rPr>
          <w:noProof/>
          <w:color w:val="000000" w:themeColor="text1"/>
          <w:sz w:val="28"/>
          <w:szCs w:val="28"/>
          <w:lang w:val="en-US"/>
        </w:rPr>
        <w:t>r</w:t>
      </w:r>
      <w:r w:rsidRPr="004C2113">
        <w:rPr>
          <w:noProof/>
          <w:color w:val="000000" w:themeColor="text1"/>
          <w:sz w:val="28"/>
          <w:szCs w:val="28"/>
          <w:lang w:val="en-US"/>
        </w:rPr>
        <w:t xml:space="preserve">: Enterprise-level reporting, dynamic dashboards, and Microsoft ecosystem integration.  </w:t>
      </w:r>
    </w:p>
    <w:p w14:paraId="59506676" w14:textId="3E81EAC7" w:rsidR="000741B9" w:rsidRPr="004C2113" w:rsidRDefault="000741B9" w:rsidP="000741B9">
      <w:pPr>
        <w:rPr>
          <w:b/>
          <w:bCs/>
          <w:noProof/>
          <w:color w:val="000000" w:themeColor="text1"/>
          <w:sz w:val="28"/>
          <w:szCs w:val="28"/>
          <w:lang w:val="en-US"/>
        </w:rPr>
      </w:pPr>
      <w:r w:rsidRPr="004C2113">
        <w:rPr>
          <w:b/>
          <w:bCs/>
          <w:noProof/>
          <w:color w:val="000000" w:themeColor="text1"/>
          <w:sz w:val="28"/>
          <w:szCs w:val="28"/>
          <w:lang w:val="en-US"/>
        </w:rPr>
        <w:t xml:space="preserve">3. </w:t>
      </w:r>
      <w:r w:rsidR="004C2113" w:rsidRPr="004C2113">
        <w:rPr>
          <w:b/>
          <w:bCs/>
          <w:noProof/>
          <w:color w:val="000000" w:themeColor="text1"/>
          <w:sz w:val="28"/>
          <w:szCs w:val="28"/>
          <w:lang w:val="en-US"/>
        </w:rPr>
        <w:t xml:space="preserve">Usage of </w:t>
      </w:r>
      <w:r w:rsidRPr="004C2113">
        <w:rPr>
          <w:b/>
          <w:bCs/>
          <w:noProof/>
          <w:color w:val="000000" w:themeColor="text1"/>
          <w:sz w:val="28"/>
          <w:szCs w:val="28"/>
          <w:lang w:val="en-US"/>
        </w:rPr>
        <w:t xml:space="preserve">Tableau </w:t>
      </w:r>
    </w:p>
    <w:p w14:paraId="7C77A550" w14:textId="1696E9B2" w:rsidR="000741B9" w:rsidRPr="004C2113" w:rsidRDefault="000741B9" w:rsidP="004C2113">
      <w:pPr>
        <w:pStyle w:val="ListParagraph"/>
        <w:numPr>
          <w:ilvl w:val="0"/>
          <w:numId w:val="36"/>
        </w:numPr>
        <w:rPr>
          <w:noProof/>
          <w:color w:val="000000" w:themeColor="text1"/>
          <w:sz w:val="28"/>
          <w:szCs w:val="28"/>
          <w:lang w:val="en-US"/>
        </w:rPr>
      </w:pPr>
      <w:r w:rsidRPr="004C2113">
        <w:rPr>
          <w:noProof/>
          <w:color w:val="000000" w:themeColor="text1"/>
          <w:sz w:val="28"/>
          <w:szCs w:val="28"/>
          <w:lang w:val="en-US"/>
        </w:rPr>
        <w:t xml:space="preserve">Advanced Visualization: Drag-and-drop tools for heatmaps, treemaps,geospatial analysis.  </w:t>
      </w:r>
    </w:p>
    <w:p w14:paraId="150DF636" w14:textId="5B7EA102" w:rsidR="000741B9" w:rsidRPr="004C2113" w:rsidRDefault="000741B9" w:rsidP="004C2113">
      <w:pPr>
        <w:pStyle w:val="ListParagraph"/>
        <w:numPr>
          <w:ilvl w:val="0"/>
          <w:numId w:val="36"/>
        </w:numPr>
        <w:rPr>
          <w:noProof/>
          <w:color w:val="000000" w:themeColor="text1"/>
          <w:sz w:val="28"/>
          <w:szCs w:val="28"/>
          <w:lang w:val="en-US"/>
        </w:rPr>
      </w:pPr>
      <w:r w:rsidRPr="004C2113">
        <w:rPr>
          <w:noProof/>
          <w:color w:val="000000" w:themeColor="text1"/>
          <w:sz w:val="28"/>
          <w:szCs w:val="28"/>
          <w:lang w:val="en-US"/>
        </w:rPr>
        <w:t xml:space="preserve">Big Data Handling: Connect to Hadoop, AWS, or live databases.  </w:t>
      </w:r>
    </w:p>
    <w:p w14:paraId="53AB2ABE" w14:textId="25A164AB" w:rsidR="000741B9" w:rsidRPr="004C2113" w:rsidRDefault="000741B9" w:rsidP="004C2113">
      <w:pPr>
        <w:pStyle w:val="ListParagraph"/>
        <w:numPr>
          <w:ilvl w:val="0"/>
          <w:numId w:val="36"/>
        </w:numPr>
        <w:rPr>
          <w:noProof/>
          <w:color w:val="000000" w:themeColor="text1"/>
          <w:sz w:val="28"/>
          <w:szCs w:val="28"/>
          <w:lang w:val="en-US"/>
        </w:rPr>
      </w:pPr>
      <w:r w:rsidRPr="004C2113">
        <w:rPr>
          <w:noProof/>
          <w:color w:val="000000" w:themeColor="text1"/>
          <w:sz w:val="28"/>
          <w:szCs w:val="28"/>
          <w:lang w:val="en-US"/>
        </w:rPr>
        <w:t xml:space="preserve">Collaboration: Share dashboards via Tableau Server/Cloud.  </w:t>
      </w:r>
    </w:p>
    <w:p w14:paraId="68938C8B" w14:textId="1C9CBACB" w:rsidR="000741B9" w:rsidRPr="004C2113" w:rsidRDefault="000741B9" w:rsidP="004C2113">
      <w:pPr>
        <w:pStyle w:val="ListParagraph"/>
        <w:numPr>
          <w:ilvl w:val="0"/>
          <w:numId w:val="36"/>
        </w:numPr>
        <w:rPr>
          <w:noProof/>
          <w:color w:val="000000" w:themeColor="text1"/>
          <w:sz w:val="28"/>
          <w:szCs w:val="28"/>
          <w:lang w:val="en-US"/>
        </w:rPr>
      </w:pPr>
      <w:r w:rsidRPr="004C2113">
        <w:rPr>
          <w:noProof/>
          <w:color w:val="000000" w:themeColor="text1"/>
          <w:sz w:val="28"/>
          <w:szCs w:val="28"/>
          <w:lang w:val="en-US"/>
        </w:rPr>
        <w:t xml:space="preserve">Storytelling: Create data narratives with interactive dashboards.  </w:t>
      </w:r>
    </w:p>
    <w:p w14:paraId="7F83A24F" w14:textId="108280DC" w:rsidR="000741B9" w:rsidRPr="004C2113" w:rsidRDefault="000741B9" w:rsidP="004C2113">
      <w:pPr>
        <w:pStyle w:val="ListParagraph"/>
        <w:numPr>
          <w:ilvl w:val="0"/>
          <w:numId w:val="36"/>
        </w:numPr>
        <w:rPr>
          <w:noProof/>
          <w:color w:val="000000" w:themeColor="text1"/>
          <w:sz w:val="28"/>
          <w:szCs w:val="28"/>
          <w:lang w:val="en-US"/>
        </w:rPr>
      </w:pPr>
      <w:r w:rsidRPr="004C2113">
        <w:rPr>
          <w:noProof/>
          <w:color w:val="000000" w:themeColor="text1"/>
          <w:sz w:val="28"/>
          <w:szCs w:val="28"/>
          <w:lang w:val="en-US"/>
        </w:rPr>
        <w:t xml:space="preserve">Best For: Complex data exploration, large datasets, and visually appealing presentations.  </w:t>
      </w:r>
    </w:p>
    <w:p w14:paraId="77F6AD87" w14:textId="77777777" w:rsidR="000741B9" w:rsidRPr="000741B9" w:rsidRDefault="000741B9" w:rsidP="000741B9">
      <w:pPr>
        <w:rPr>
          <w:noProof/>
          <w:color w:val="000000" w:themeColor="text1"/>
          <w:sz w:val="28"/>
          <w:szCs w:val="28"/>
          <w:lang w:val="en-US"/>
        </w:rPr>
      </w:pPr>
    </w:p>
    <w:p w14:paraId="441E1FFB" w14:textId="77777777" w:rsidR="000741B9" w:rsidRPr="000741B9" w:rsidRDefault="000741B9" w:rsidP="000741B9">
      <w:pPr>
        <w:rPr>
          <w:noProof/>
          <w:color w:val="000000" w:themeColor="text1"/>
          <w:sz w:val="28"/>
          <w:szCs w:val="28"/>
          <w:lang w:val="en-US"/>
        </w:rPr>
      </w:pPr>
    </w:p>
    <w:p w14:paraId="52BDC2A3" w14:textId="3377945E" w:rsidR="000741B9" w:rsidRPr="000741B9" w:rsidRDefault="000741B9" w:rsidP="000741B9">
      <w:pPr>
        <w:rPr>
          <w:noProof/>
          <w:color w:val="000000" w:themeColor="text1"/>
          <w:sz w:val="28"/>
          <w:szCs w:val="28"/>
          <w:lang w:val="en-US"/>
        </w:rPr>
      </w:pPr>
      <w:r w:rsidRPr="004C2113">
        <w:rPr>
          <w:b/>
          <w:bCs/>
          <w:noProof/>
          <w:color w:val="000000" w:themeColor="text1"/>
          <w:sz w:val="36"/>
          <w:szCs w:val="36"/>
          <w:lang w:val="en-US"/>
        </w:rPr>
        <w:t>Key Differences</w:t>
      </w:r>
      <w:r w:rsidRPr="000741B9">
        <w:rPr>
          <w:noProof/>
          <w:color w:val="000000" w:themeColor="text1"/>
          <w:sz w:val="28"/>
          <w:szCs w:val="28"/>
          <w:lang w:val="en-US"/>
        </w:rPr>
        <w:t xml:space="preserve">:  </w:t>
      </w:r>
    </w:p>
    <w:tbl>
      <w:tblPr>
        <w:tblW w:w="790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9"/>
        <w:gridCol w:w="2542"/>
        <w:gridCol w:w="3466"/>
      </w:tblGrid>
      <w:tr w:rsidR="00B73CA8" w:rsidRPr="00B73CA8" w14:paraId="090EB368" w14:textId="258169DF" w:rsidTr="00B73CA8">
        <w:trPr>
          <w:trHeight w:val="184"/>
        </w:trPr>
        <w:tc>
          <w:tcPr>
            <w:tcW w:w="1899" w:type="dxa"/>
          </w:tcPr>
          <w:p w14:paraId="549F9472" w14:textId="20C1BB09" w:rsidR="00B73CA8" w:rsidRPr="00B73CA8" w:rsidRDefault="00B73CA8" w:rsidP="004C2113">
            <w:pPr>
              <w:ind w:left="-14"/>
              <w:rPr>
                <w:rFonts w:ascii="Arial Black" w:hAnsi="Arial Black"/>
                <w:noProof/>
                <w:color w:val="000000" w:themeColor="text1"/>
                <w:sz w:val="28"/>
                <w:szCs w:val="28"/>
                <w:lang w:val="en-US"/>
              </w:rPr>
            </w:pPr>
            <w:r w:rsidRPr="00B73CA8">
              <w:rPr>
                <w:rFonts w:ascii="Arial Black" w:hAnsi="Arial Black"/>
                <w:noProof/>
                <w:color w:val="000000" w:themeColor="text1"/>
                <w:sz w:val="28"/>
                <w:szCs w:val="28"/>
                <w:lang w:val="en-US"/>
              </w:rPr>
              <w:t>Tool</w:t>
            </w:r>
          </w:p>
        </w:tc>
        <w:tc>
          <w:tcPr>
            <w:tcW w:w="2542" w:type="dxa"/>
          </w:tcPr>
          <w:p w14:paraId="76214672" w14:textId="6BB5485C" w:rsidR="00B73CA8" w:rsidRPr="00B73CA8" w:rsidRDefault="00B73CA8" w:rsidP="00B73CA8">
            <w:pPr>
              <w:ind w:left="584"/>
              <w:rPr>
                <w:rFonts w:ascii="Arial Black" w:hAnsi="Arial Black"/>
                <w:noProof/>
                <w:color w:val="000000" w:themeColor="text1"/>
                <w:sz w:val="28"/>
                <w:szCs w:val="28"/>
                <w:lang w:val="en-US"/>
              </w:rPr>
            </w:pPr>
            <w:r w:rsidRPr="00B73CA8">
              <w:rPr>
                <w:rFonts w:ascii="Arial Black" w:hAnsi="Arial Black"/>
                <w:noProof/>
                <w:color w:val="000000" w:themeColor="text1"/>
                <w:sz w:val="28"/>
                <w:szCs w:val="28"/>
                <w:lang w:val="en-US"/>
              </w:rPr>
              <w:t>Strengths</w:t>
            </w:r>
          </w:p>
        </w:tc>
        <w:tc>
          <w:tcPr>
            <w:tcW w:w="3466" w:type="dxa"/>
          </w:tcPr>
          <w:p w14:paraId="32C187ED" w14:textId="3FFC108E" w:rsidR="00B73CA8" w:rsidRPr="00B73CA8" w:rsidRDefault="00B73CA8" w:rsidP="00B73CA8">
            <w:pPr>
              <w:ind w:left="1196"/>
              <w:rPr>
                <w:rFonts w:ascii="Arial Black" w:hAnsi="Arial Black"/>
                <w:noProof/>
                <w:color w:val="000000" w:themeColor="text1"/>
                <w:sz w:val="28"/>
                <w:szCs w:val="28"/>
                <w:lang w:val="en-US"/>
              </w:rPr>
            </w:pPr>
            <w:r w:rsidRPr="00B73CA8">
              <w:rPr>
                <w:rFonts w:ascii="Arial Black" w:hAnsi="Arial Black"/>
                <w:noProof/>
                <w:color w:val="000000" w:themeColor="text1"/>
                <w:sz w:val="28"/>
                <w:szCs w:val="28"/>
                <w:lang w:val="en-US"/>
              </w:rPr>
              <w:t>Limitations</w:t>
            </w:r>
          </w:p>
        </w:tc>
      </w:tr>
      <w:tr w:rsidR="00B73CA8" w14:paraId="089C4398" w14:textId="77777777" w:rsidTr="00B73CA8">
        <w:trPr>
          <w:trHeight w:val="618"/>
        </w:trPr>
        <w:tc>
          <w:tcPr>
            <w:tcW w:w="1899" w:type="dxa"/>
          </w:tcPr>
          <w:p w14:paraId="5A1496E7" w14:textId="77777777" w:rsidR="00B73CA8" w:rsidRPr="000741B9" w:rsidRDefault="00B73CA8" w:rsidP="00B73CA8">
            <w:pPr>
              <w:rPr>
                <w:noProof/>
                <w:color w:val="000000" w:themeColor="text1"/>
                <w:sz w:val="28"/>
                <w:szCs w:val="28"/>
                <w:lang w:val="en-US"/>
              </w:rPr>
            </w:pPr>
            <w:r w:rsidRPr="000741B9">
              <w:rPr>
                <w:noProof/>
                <w:color w:val="000000" w:themeColor="text1"/>
                <w:sz w:val="28"/>
                <w:szCs w:val="28"/>
                <w:lang w:val="en-US"/>
              </w:rPr>
              <w:t>Excel</w:t>
            </w:r>
            <w:r>
              <w:rPr>
                <w:noProof/>
                <w:color w:val="000000" w:themeColor="text1"/>
                <w:sz w:val="28"/>
                <w:szCs w:val="28"/>
                <w:lang w:val="en-US"/>
              </w:rPr>
              <w:t xml:space="preserve">             </w:t>
            </w:r>
          </w:p>
          <w:p w14:paraId="0C1C8B98" w14:textId="77777777" w:rsidR="00B73CA8" w:rsidRPr="000741B9" w:rsidRDefault="00B73CA8" w:rsidP="00B73CA8">
            <w:pPr>
              <w:ind w:left="-14"/>
              <w:rPr>
                <w:noProof/>
                <w:color w:val="000000" w:themeColor="text1"/>
                <w:sz w:val="28"/>
                <w:szCs w:val="28"/>
                <w:lang w:val="en-US"/>
              </w:rPr>
            </w:pPr>
          </w:p>
        </w:tc>
        <w:tc>
          <w:tcPr>
            <w:tcW w:w="2542" w:type="dxa"/>
          </w:tcPr>
          <w:p w14:paraId="3E24060F" w14:textId="77777777" w:rsidR="00B73CA8" w:rsidRPr="000741B9" w:rsidRDefault="00B73CA8" w:rsidP="00B73CA8">
            <w:pPr>
              <w:ind w:left="-14"/>
              <w:rPr>
                <w:noProof/>
                <w:color w:val="000000" w:themeColor="text1"/>
                <w:sz w:val="28"/>
                <w:szCs w:val="28"/>
                <w:lang w:val="en-US"/>
              </w:rPr>
            </w:pPr>
            <w:r w:rsidRPr="000741B9">
              <w:rPr>
                <w:noProof/>
                <w:color w:val="000000" w:themeColor="text1"/>
                <w:sz w:val="28"/>
                <w:szCs w:val="28"/>
                <w:lang w:val="en-US"/>
              </w:rPr>
              <w:t>Simple, flexible, widely used</w:t>
            </w:r>
            <w:r>
              <w:rPr>
                <w:noProof/>
                <w:color w:val="000000" w:themeColor="text1"/>
                <w:sz w:val="28"/>
                <w:szCs w:val="28"/>
                <w:lang w:val="en-US"/>
              </w:rPr>
              <w:t xml:space="preserve"> .</w:t>
            </w:r>
          </w:p>
        </w:tc>
        <w:tc>
          <w:tcPr>
            <w:tcW w:w="3466" w:type="dxa"/>
          </w:tcPr>
          <w:p w14:paraId="70F40932"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 xml:space="preserve">Limited scalability.    </w:t>
            </w:r>
          </w:p>
          <w:p w14:paraId="07093E00" w14:textId="77777777" w:rsidR="00B73CA8" w:rsidRPr="000741B9" w:rsidRDefault="00B73CA8" w:rsidP="004C2113">
            <w:pPr>
              <w:ind w:left="-14"/>
              <w:rPr>
                <w:noProof/>
                <w:color w:val="000000" w:themeColor="text1"/>
                <w:sz w:val="28"/>
                <w:szCs w:val="28"/>
                <w:lang w:val="en-US"/>
              </w:rPr>
            </w:pPr>
          </w:p>
        </w:tc>
      </w:tr>
      <w:tr w:rsidR="00B73CA8" w14:paraId="436531BD" w14:textId="77777777" w:rsidTr="00B73CA8">
        <w:trPr>
          <w:trHeight w:val="975"/>
        </w:trPr>
        <w:tc>
          <w:tcPr>
            <w:tcW w:w="1899" w:type="dxa"/>
          </w:tcPr>
          <w:p w14:paraId="42DBE514" w14:textId="77777777" w:rsidR="00B73CA8" w:rsidRDefault="00B73CA8" w:rsidP="00B73CA8">
            <w:pPr>
              <w:ind w:left="-14"/>
              <w:rPr>
                <w:noProof/>
                <w:color w:val="000000" w:themeColor="text1"/>
                <w:sz w:val="28"/>
                <w:szCs w:val="28"/>
                <w:lang w:val="en-US"/>
              </w:rPr>
            </w:pPr>
          </w:p>
          <w:p w14:paraId="08F011D3"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 xml:space="preserve">Power BI </w:t>
            </w:r>
          </w:p>
          <w:p w14:paraId="7CE89228" w14:textId="77777777" w:rsidR="00B73CA8" w:rsidRDefault="00B73CA8" w:rsidP="00B73CA8">
            <w:pPr>
              <w:ind w:left="-14"/>
              <w:rPr>
                <w:noProof/>
                <w:color w:val="000000" w:themeColor="text1"/>
                <w:sz w:val="28"/>
                <w:szCs w:val="28"/>
                <w:lang w:val="en-US"/>
              </w:rPr>
            </w:pPr>
          </w:p>
          <w:p w14:paraId="5A9C3F82" w14:textId="3C153607" w:rsidR="00B73CA8" w:rsidRPr="000741B9" w:rsidRDefault="00B73CA8" w:rsidP="00B73CA8">
            <w:pPr>
              <w:ind w:left="-14"/>
              <w:rPr>
                <w:noProof/>
                <w:color w:val="000000" w:themeColor="text1"/>
                <w:sz w:val="28"/>
                <w:szCs w:val="28"/>
                <w:lang w:val="en-US"/>
              </w:rPr>
            </w:pPr>
          </w:p>
        </w:tc>
        <w:tc>
          <w:tcPr>
            <w:tcW w:w="2542" w:type="dxa"/>
          </w:tcPr>
          <w:p w14:paraId="789486BF" w14:textId="77777777" w:rsidR="00B73CA8" w:rsidRDefault="00B73CA8" w:rsidP="00B73CA8">
            <w:pPr>
              <w:ind w:left="-14"/>
              <w:rPr>
                <w:noProof/>
                <w:color w:val="000000" w:themeColor="text1"/>
                <w:sz w:val="28"/>
                <w:szCs w:val="28"/>
                <w:lang w:val="en-US"/>
              </w:rPr>
            </w:pPr>
          </w:p>
          <w:p w14:paraId="75024B30"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Seamless with Microsoft tools, cost-effective.</w:t>
            </w:r>
          </w:p>
          <w:p w14:paraId="373D573D" w14:textId="755EEBC2" w:rsidR="00B73CA8" w:rsidRPr="000741B9" w:rsidRDefault="00B73CA8" w:rsidP="00B73CA8">
            <w:pPr>
              <w:ind w:left="-14"/>
              <w:rPr>
                <w:noProof/>
                <w:color w:val="000000" w:themeColor="text1"/>
                <w:sz w:val="28"/>
                <w:szCs w:val="28"/>
                <w:lang w:val="en-US"/>
              </w:rPr>
            </w:pPr>
          </w:p>
        </w:tc>
        <w:tc>
          <w:tcPr>
            <w:tcW w:w="3466" w:type="dxa"/>
          </w:tcPr>
          <w:p w14:paraId="0992DE24" w14:textId="77777777" w:rsidR="00B73CA8" w:rsidRDefault="00B73CA8" w:rsidP="00B73CA8">
            <w:pPr>
              <w:ind w:left="-14"/>
              <w:rPr>
                <w:noProof/>
                <w:color w:val="000000" w:themeColor="text1"/>
                <w:sz w:val="28"/>
                <w:szCs w:val="28"/>
                <w:lang w:val="en-US"/>
              </w:rPr>
            </w:pPr>
          </w:p>
          <w:p w14:paraId="6260CF1C" w14:textId="77777777" w:rsidR="00B73CA8" w:rsidRPr="000741B9" w:rsidRDefault="00B73CA8" w:rsidP="00B73CA8">
            <w:pPr>
              <w:ind w:left="-14"/>
              <w:rPr>
                <w:noProof/>
                <w:color w:val="000000" w:themeColor="text1"/>
                <w:sz w:val="28"/>
                <w:szCs w:val="28"/>
                <w:lang w:val="en-US"/>
              </w:rPr>
            </w:pPr>
            <w:r w:rsidRPr="000741B9">
              <w:rPr>
                <w:noProof/>
                <w:color w:val="000000" w:themeColor="text1"/>
                <w:sz w:val="28"/>
                <w:szCs w:val="28"/>
                <w:lang w:val="en-US"/>
              </w:rPr>
              <w:t>Steeper learning</w:t>
            </w:r>
            <w:r>
              <w:rPr>
                <w:noProof/>
                <w:color w:val="000000" w:themeColor="text1"/>
                <w:sz w:val="28"/>
                <w:szCs w:val="28"/>
                <w:lang w:val="en-US"/>
              </w:rPr>
              <w:t xml:space="preserve"> </w:t>
            </w:r>
            <w:r w:rsidRPr="000741B9">
              <w:rPr>
                <w:noProof/>
                <w:color w:val="000000" w:themeColor="text1"/>
                <w:sz w:val="28"/>
                <w:szCs w:val="28"/>
                <w:lang w:val="en-US"/>
              </w:rPr>
              <w:t xml:space="preserve">curve. </w:t>
            </w:r>
          </w:p>
          <w:p w14:paraId="36F662AD" w14:textId="77777777" w:rsidR="00B73CA8" w:rsidRDefault="00B73CA8" w:rsidP="00B73CA8">
            <w:pPr>
              <w:ind w:left="-14"/>
              <w:rPr>
                <w:noProof/>
                <w:color w:val="000000" w:themeColor="text1"/>
                <w:sz w:val="28"/>
                <w:szCs w:val="28"/>
                <w:lang w:val="en-US"/>
              </w:rPr>
            </w:pPr>
          </w:p>
          <w:p w14:paraId="4748800C" w14:textId="26331725" w:rsidR="00B73CA8" w:rsidRPr="000741B9" w:rsidRDefault="00B73CA8" w:rsidP="00B73CA8">
            <w:pPr>
              <w:ind w:left="-14"/>
              <w:rPr>
                <w:noProof/>
                <w:color w:val="000000" w:themeColor="text1"/>
                <w:sz w:val="28"/>
                <w:szCs w:val="28"/>
                <w:lang w:val="en-US"/>
              </w:rPr>
            </w:pPr>
          </w:p>
        </w:tc>
      </w:tr>
      <w:tr w:rsidR="00B73CA8" w14:paraId="57079E83" w14:textId="77777777" w:rsidTr="00B73CA8">
        <w:trPr>
          <w:trHeight w:val="841"/>
        </w:trPr>
        <w:tc>
          <w:tcPr>
            <w:tcW w:w="1899" w:type="dxa"/>
          </w:tcPr>
          <w:p w14:paraId="1F87E23B"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Tableau</w:t>
            </w:r>
          </w:p>
          <w:p w14:paraId="748D99EE"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 xml:space="preserve">. </w:t>
            </w:r>
          </w:p>
        </w:tc>
        <w:tc>
          <w:tcPr>
            <w:tcW w:w="2542" w:type="dxa"/>
          </w:tcPr>
          <w:p w14:paraId="77573AB7"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Best-in-class visuals, intuitive</w:t>
            </w:r>
            <w:r>
              <w:rPr>
                <w:noProof/>
                <w:color w:val="000000" w:themeColor="text1"/>
                <w:sz w:val="28"/>
                <w:szCs w:val="28"/>
                <w:lang w:val="en-US"/>
              </w:rPr>
              <w:t>.</w:t>
            </w:r>
          </w:p>
        </w:tc>
        <w:tc>
          <w:tcPr>
            <w:tcW w:w="3466" w:type="dxa"/>
          </w:tcPr>
          <w:p w14:paraId="6874770A" w14:textId="77777777" w:rsidR="00B73CA8" w:rsidRDefault="00B73CA8" w:rsidP="00B73CA8">
            <w:pPr>
              <w:ind w:left="-14"/>
              <w:rPr>
                <w:noProof/>
                <w:color w:val="000000" w:themeColor="text1"/>
                <w:sz w:val="28"/>
                <w:szCs w:val="28"/>
                <w:lang w:val="en-US"/>
              </w:rPr>
            </w:pPr>
            <w:r w:rsidRPr="000741B9">
              <w:rPr>
                <w:noProof/>
                <w:color w:val="000000" w:themeColor="text1"/>
                <w:sz w:val="28"/>
                <w:szCs w:val="28"/>
                <w:lang w:val="en-US"/>
              </w:rPr>
              <w:t>Expensive for small teams</w:t>
            </w:r>
          </w:p>
        </w:tc>
      </w:tr>
    </w:tbl>
    <w:p w14:paraId="1EEF6499" w14:textId="77777777" w:rsidR="000741B9" w:rsidRPr="000741B9" w:rsidRDefault="000741B9" w:rsidP="000741B9">
      <w:pPr>
        <w:rPr>
          <w:noProof/>
          <w:color w:val="000000" w:themeColor="text1"/>
          <w:sz w:val="28"/>
          <w:szCs w:val="28"/>
          <w:lang w:val="en-US"/>
        </w:rPr>
      </w:pPr>
    </w:p>
    <w:p w14:paraId="0E7D7B07" w14:textId="11739094" w:rsidR="004C2113" w:rsidRDefault="004C2113" w:rsidP="000741B9">
      <w:pPr>
        <w:rPr>
          <w:noProof/>
          <w:color w:val="000000" w:themeColor="text1"/>
          <w:sz w:val="28"/>
          <w:szCs w:val="28"/>
          <w:lang w:val="en-US"/>
        </w:rPr>
      </w:pPr>
    </w:p>
    <w:p w14:paraId="197E2C13" w14:textId="77777777" w:rsidR="003009D6" w:rsidRDefault="003009D6" w:rsidP="000741B9">
      <w:pPr>
        <w:rPr>
          <w:noProof/>
          <w:color w:val="000000" w:themeColor="text1"/>
          <w:sz w:val="28"/>
          <w:szCs w:val="28"/>
          <w:lang w:val="en-US"/>
        </w:rPr>
      </w:pPr>
    </w:p>
    <w:p w14:paraId="64230CF2" w14:textId="5DD7334E" w:rsidR="000741B9" w:rsidRPr="004C2113" w:rsidRDefault="000741B9" w:rsidP="000741B9">
      <w:pPr>
        <w:rPr>
          <w:b/>
          <w:bCs/>
          <w:noProof/>
          <w:color w:val="000000" w:themeColor="text1"/>
          <w:sz w:val="32"/>
          <w:szCs w:val="32"/>
          <w:lang w:val="en-US"/>
        </w:rPr>
      </w:pPr>
      <w:r w:rsidRPr="004C2113">
        <w:rPr>
          <w:b/>
          <w:bCs/>
          <w:noProof/>
          <w:color w:val="000000" w:themeColor="text1"/>
          <w:sz w:val="32"/>
          <w:szCs w:val="32"/>
          <w:lang w:val="en-US"/>
        </w:rPr>
        <w:t xml:space="preserve">Use Case:  </w:t>
      </w:r>
    </w:p>
    <w:p w14:paraId="2FB49447" w14:textId="331D7CC3" w:rsidR="000741B9" w:rsidRPr="00B73CA8" w:rsidRDefault="000741B9" w:rsidP="000741B9">
      <w:pPr>
        <w:rPr>
          <w:noProof/>
          <w:color w:val="000000" w:themeColor="text1"/>
          <w:sz w:val="44"/>
          <w:szCs w:val="44"/>
          <w:lang w:val="en-US"/>
        </w:rPr>
      </w:pPr>
      <w:r w:rsidRPr="00B73CA8">
        <w:rPr>
          <w:b/>
          <w:bCs/>
          <w:noProof/>
          <w:color w:val="000000" w:themeColor="text1"/>
          <w:sz w:val="44"/>
          <w:szCs w:val="44"/>
          <w:lang w:val="en-US"/>
        </w:rPr>
        <w:t xml:space="preserve">- </w:t>
      </w:r>
      <w:r w:rsidRPr="00B73CA8">
        <w:rPr>
          <w:noProof/>
          <w:color w:val="000000" w:themeColor="text1"/>
          <w:sz w:val="44"/>
          <w:szCs w:val="44"/>
          <w:lang w:val="en-US"/>
        </w:rPr>
        <w:t xml:space="preserve">Excel: Quick ad-hoc analysis.  </w:t>
      </w:r>
    </w:p>
    <w:p w14:paraId="30FFF2CA" w14:textId="0809188E" w:rsidR="00986477" w:rsidRDefault="00B73CA8">
      <w:pPr>
        <w:rPr>
          <w:noProof/>
          <w:color w:val="000000" w:themeColor="text1"/>
          <w:sz w:val="28"/>
          <w:szCs w:val="28"/>
          <w:lang w:val="en-US"/>
        </w:rPr>
      </w:pPr>
      <w:r>
        <w:rPr>
          <w:noProof/>
          <w:color w:val="000000" w:themeColor="text1"/>
          <w:sz w:val="28"/>
          <w:szCs w:val="28"/>
          <w:lang w:val="en-US"/>
        </w:rPr>
        <w:t xml:space="preserve"> </w:t>
      </w:r>
      <w:bookmarkStart w:id="0" w:name="_MON_1803656437"/>
      <w:bookmarkEnd w:id="0"/>
      <w:r w:rsidR="00707A54">
        <w:rPr>
          <w:noProof/>
          <w:color w:val="000000" w:themeColor="text1"/>
          <w:sz w:val="28"/>
          <w:szCs w:val="28"/>
          <w:lang w:val="en-US"/>
        </w:rPr>
        <w:object w:dxaOrig="10345" w:dyaOrig="4080" w14:anchorId="1AE00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17.25pt;height:204pt" o:ole="">
            <v:imagedata r:id="rId29" o:title=""/>
          </v:shape>
          <o:OLEObject Type="Embed" ProgID="Excel.Sheet.12" ShapeID="_x0000_i1039" DrawAspect="Content" ObjectID="_1803657147" r:id="rId30"/>
        </w:object>
      </w:r>
      <w:r w:rsidR="00986477">
        <w:rPr>
          <w:noProof/>
          <w:color w:val="000000" w:themeColor="text1"/>
          <w:sz w:val="28"/>
          <w:szCs w:val="28"/>
          <w:lang w:val="en-US"/>
        </w:rPr>
        <w:br w:type="page"/>
      </w:r>
    </w:p>
    <w:p w14:paraId="2A6252A1" w14:textId="527043AE" w:rsidR="00B73CA8" w:rsidRPr="00B73CA8" w:rsidRDefault="00B73CA8" w:rsidP="00B73CA8">
      <w:pPr>
        <w:rPr>
          <w:noProof/>
          <w:color w:val="000000" w:themeColor="text1"/>
          <w:sz w:val="40"/>
          <w:szCs w:val="40"/>
          <w:lang w:val="en-US"/>
        </w:rPr>
      </w:pPr>
      <w:r w:rsidRPr="00B73CA8">
        <w:rPr>
          <w:noProof/>
          <w:color w:val="000000" w:themeColor="text1"/>
          <w:sz w:val="40"/>
          <w:szCs w:val="40"/>
          <w:lang w:val="en-US"/>
        </w:rPr>
        <w:lastRenderedPageBreak/>
        <w:t xml:space="preserve">- Power BI: Centralized business </w:t>
      </w:r>
      <w:r w:rsidR="004331BE">
        <w:rPr>
          <w:noProof/>
          <w:color w:val="000000" w:themeColor="text1"/>
          <w:sz w:val="40"/>
          <w:szCs w:val="40"/>
          <w:lang w:val="en-US"/>
        </w:rPr>
        <w:t>dashboard.</w:t>
      </w:r>
    </w:p>
    <w:p w14:paraId="1FB77E1A" w14:textId="3A4AF5D8" w:rsidR="00DA54B7" w:rsidRDefault="008F4C3B" w:rsidP="008372C7">
      <w:pPr>
        <w:rPr>
          <w:noProof/>
          <w:color w:val="000000" w:themeColor="text1"/>
          <w:sz w:val="28"/>
          <w:szCs w:val="28"/>
          <w:lang w:val="en-US"/>
        </w:rPr>
      </w:pPr>
      <w:r>
        <w:rPr>
          <w:noProof/>
          <w:color w:val="000000" w:themeColor="text1"/>
          <w:sz w:val="28"/>
          <w:szCs w:val="28"/>
          <w:lang w:val="en-US"/>
        </w:rPr>
        <w:drawing>
          <wp:anchor distT="0" distB="0" distL="114300" distR="114300" simplePos="0" relativeHeight="251693056" behindDoc="0" locked="0" layoutInCell="1" allowOverlap="1" wp14:anchorId="054802DA" wp14:editId="36A1772F">
            <wp:simplePos x="0" y="0"/>
            <wp:positionH relativeFrom="column">
              <wp:posOffset>-360485</wp:posOffset>
            </wp:positionH>
            <wp:positionV relativeFrom="paragraph">
              <wp:posOffset>680378</wp:posOffset>
            </wp:positionV>
            <wp:extent cx="6602730" cy="4070839"/>
            <wp:effectExtent l="0" t="0" r="7620" b="6350"/>
            <wp:wrapNone/>
            <wp:docPr id="1603708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08810" name="Picture 1603708810"/>
                    <pic:cNvPicPr/>
                  </pic:nvPicPr>
                  <pic:blipFill>
                    <a:blip r:embed="rId31">
                      <a:extLst>
                        <a:ext uri="{28A0092B-C50C-407E-A947-70E740481C1C}">
                          <a14:useLocalDpi xmlns:a14="http://schemas.microsoft.com/office/drawing/2010/main" val="0"/>
                        </a:ext>
                      </a:extLst>
                    </a:blip>
                    <a:stretch>
                      <a:fillRect/>
                    </a:stretch>
                  </pic:blipFill>
                  <pic:spPr>
                    <a:xfrm>
                      <a:off x="0" y="0"/>
                      <a:ext cx="6617086" cy="4079690"/>
                    </a:xfrm>
                    <a:prstGeom prst="rect">
                      <a:avLst/>
                    </a:prstGeom>
                  </pic:spPr>
                </pic:pic>
              </a:graphicData>
            </a:graphic>
            <wp14:sizeRelH relativeFrom="margin">
              <wp14:pctWidth>0</wp14:pctWidth>
            </wp14:sizeRelH>
            <wp14:sizeRelV relativeFrom="margin">
              <wp14:pctHeight>0</wp14:pctHeight>
            </wp14:sizeRelV>
          </wp:anchor>
        </w:drawing>
      </w:r>
      <w:r w:rsidR="00804CEC">
        <w:rPr>
          <w:noProof/>
          <w:color w:val="000000" w:themeColor="text1"/>
          <w:sz w:val="28"/>
          <w:szCs w:val="28"/>
          <w:lang w:val="en-US"/>
        </w:rPr>
        <w:br w:type="page"/>
      </w:r>
    </w:p>
    <w:p w14:paraId="474C4DF9" w14:textId="314D9D7E" w:rsidR="00CD2861" w:rsidRDefault="00CD2861">
      <w:pPr>
        <w:rPr>
          <w:ins w:id="1" w:author="jagadeeswara" w:date="2025-03-09T22:58:00Z" w16du:dateUtc="2025-03-09T17:28:00Z"/>
          <w:noProof/>
          <w:color w:val="000000" w:themeColor="text1"/>
          <w:sz w:val="28"/>
          <w:szCs w:val="28"/>
          <w:lang w:val="en-US"/>
        </w:rPr>
      </w:pPr>
    </w:p>
    <w:p w14:paraId="3251A0A5" w14:textId="78B4EB9A" w:rsidR="00CD2861" w:rsidRDefault="00707A54">
      <w:pPr>
        <w:rPr>
          <w:ins w:id="2" w:author="jagadeeswara" w:date="2025-03-09T22:58:00Z" w16du:dateUtc="2025-03-09T17:28:00Z"/>
          <w:noProof/>
          <w:color w:val="000000" w:themeColor="text1"/>
          <w:sz w:val="28"/>
          <w:szCs w:val="28"/>
          <w:lang w:val="en-US"/>
        </w:rPr>
      </w:pPr>
      <w:r>
        <w:rPr>
          <w:noProof/>
          <w:color w:val="000000" w:themeColor="text1"/>
          <w:sz w:val="28"/>
          <w:szCs w:val="28"/>
          <w:lang w:val="en-US"/>
        </w:rPr>
        <w:drawing>
          <wp:anchor distT="0" distB="0" distL="114300" distR="114300" simplePos="0" relativeHeight="251694080" behindDoc="0" locked="0" layoutInCell="1" allowOverlap="1" wp14:anchorId="4FBF5E04" wp14:editId="20EA1CDE">
            <wp:simplePos x="0" y="0"/>
            <wp:positionH relativeFrom="column">
              <wp:posOffset>-483577</wp:posOffset>
            </wp:positionH>
            <wp:positionV relativeFrom="paragraph">
              <wp:posOffset>1053269</wp:posOffset>
            </wp:positionV>
            <wp:extent cx="6786966" cy="4598377"/>
            <wp:effectExtent l="0" t="0" r="0" b="0"/>
            <wp:wrapNone/>
            <wp:docPr id="49427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632" name="Picture 4942756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2114" cy="4615415"/>
                    </a:xfrm>
                    <a:prstGeom prst="rect">
                      <a:avLst/>
                    </a:prstGeom>
                  </pic:spPr>
                </pic:pic>
              </a:graphicData>
            </a:graphic>
            <wp14:sizeRelH relativeFrom="margin">
              <wp14:pctWidth>0</wp14:pctWidth>
            </wp14:sizeRelH>
            <wp14:sizeRelV relativeFrom="margin">
              <wp14:pctHeight>0</wp14:pctHeight>
            </wp14:sizeRelV>
          </wp:anchor>
        </w:drawing>
      </w:r>
      <w:ins w:id="3" w:author="jagadeeswara" w:date="2025-03-09T22:58:00Z" w16du:dateUtc="2025-03-09T17:28:00Z">
        <w:r w:rsidR="00CD2861">
          <w:rPr>
            <w:noProof/>
            <w:color w:val="000000" w:themeColor="text1"/>
            <w:sz w:val="28"/>
            <w:szCs w:val="28"/>
            <w:lang w:val="en-US"/>
          </w:rPr>
          <w:br w:type="page"/>
        </w:r>
      </w:ins>
    </w:p>
    <w:p w14:paraId="2CF17E56" w14:textId="0A41ADD3" w:rsidR="00CD2861" w:rsidRDefault="001F0907">
      <w:pPr>
        <w:rPr>
          <w:ins w:id="4" w:author="jagadeeswara" w:date="2025-03-09T22:58:00Z" w16du:dateUtc="2025-03-09T17:28:00Z"/>
          <w:noProof/>
          <w:color w:val="000000" w:themeColor="text1"/>
          <w:sz w:val="28"/>
          <w:szCs w:val="28"/>
          <w:lang w:val="en-US"/>
        </w:rPr>
      </w:pPr>
      <w:r>
        <w:rPr>
          <w:noProof/>
          <w:color w:val="000000" w:themeColor="text1"/>
          <w:sz w:val="28"/>
          <w:szCs w:val="28"/>
          <w:lang w:val="en-US"/>
        </w:rPr>
        <w:lastRenderedPageBreak/>
        <w:drawing>
          <wp:anchor distT="0" distB="0" distL="114300" distR="114300" simplePos="0" relativeHeight="251697152" behindDoc="0" locked="0" layoutInCell="1" allowOverlap="1" wp14:anchorId="7C792FF0" wp14:editId="42D4EA11">
            <wp:simplePos x="0" y="0"/>
            <wp:positionH relativeFrom="column">
              <wp:posOffset>-571500</wp:posOffset>
            </wp:positionH>
            <wp:positionV relativeFrom="paragraph">
              <wp:posOffset>158261</wp:posOffset>
            </wp:positionV>
            <wp:extent cx="6901086" cy="6110653"/>
            <wp:effectExtent l="0" t="0" r="0" b="4445"/>
            <wp:wrapNone/>
            <wp:docPr id="2134719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9217" name="Picture 21347192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16113" cy="6123959"/>
                    </a:xfrm>
                    <a:prstGeom prst="rect">
                      <a:avLst/>
                    </a:prstGeom>
                  </pic:spPr>
                </pic:pic>
              </a:graphicData>
            </a:graphic>
            <wp14:sizeRelH relativeFrom="margin">
              <wp14:pctWidth>0</wp14:pctWidth>
            </wp14:sizeRelH>
            <wp14:sizeRelV relativeFrom="margin">
              <wp14:pctHeight>0</wp14:pctHeight>
            </wp14:sizeRelV>
          </wp:anchor>
        </w:drawing>
      </w:r>
    </w:p>
    <w:p w14:paraId="577C0372" w14:textId="29CBCB44" w:rsidR="00CD2861" w:rsidRDefault="00CD2861">
      <w:pPr>
        <w:rPr>
          <w:ins w:id="5" w:author="jagadeeswara" w:date="2025-03-09T22:58:00Z" w16du:dateUtc="2025-03-09T17:28:00Z"/>
          <w:noProof/>
          <w:color w:val="000000" w:themeColor="text1"/>
          <w:sz w:val="28"/>
          <w:szCs w:val="28"/>
          <w:lang w:val="en-US"/>
        </w:rPr>
      </w:pPr>
      <w:ins w:id="6" w:author="jagadeeswara" w:date="2025-03-09T22:58:00Z" w16du:dateUtc="2025-03-09T17:28:00Z">
        <w:r>
          <w:rPr>
            <w:noProof/>
            <w:color w:val="000000" w:themeColor="text1"/>
            <w:sz w:val="28"/>
            <w:szCs w:val="28"/>
            <w:lang w:val="en-US"/>
          </w:rPr>
          <w:br w:type="page"/>
        </w:r>
      </w:ins>
    </w:p>
    <w:p w14:paraId="7A333AB5" w14:textId="044D749D" w:rsidR="00DA54B7" w:rsidRDefault="001F0907">
      <w:pPr>
        <w:rPr>
          <w:noProof/>
          <w:color w:val="000000" w:themeColor="text1"/>
          <w:sz w:val="28"/>
          <w:szCs w:val="28"/>
          <w:lang w:val="en-US"/>
        </w:rPr>
      </w:pPr>
      <w:r>
        <w:rPr>
          <w:noProof/>
          <w:color w:val="000000" w:themeColor="text1"/>
          <w:sz w:val="28"/>
          <w:szCs w:val="28"/>
          <w:lang w:val="en-US"/>
        </w:rPr>
        <w:lastRenderedPageBreak/>
        <w:drawing>
          <wp:anchor distT="0" distB="0" distL="114300" distR="114300" simplePos="0" relativeHeight="251696128" behindDoc="0" locked="0" layoutInCell="1" allowOverlap="1" wp14:anchorId="2A7F4E41" wp14:editId="38E84CBE">
            <wp:simplePos x="0" y="0"/>
            <wp:positionH relativeFrom="column">
              <wp:posOffset>-545123</wp:posOffset>
            </wp:positionH>
            <wp:positionV relativeFrom="paragraph">
              <wp:posOffset>1485900</wp:posOffset>
            </wp:positionV>
            <wp:extent cx="6786844" cy="6031523"/>
            <wp:effectExtent l="0" t="0" r="0" b="7620"/>
            <wp:wrapNone/>
            <wp:docPr id="1651518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8191" name="Picture 165151819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3904" cy="6046684"/>
                    </a:xfrm>
                    <a:prstGeom prst="rect">
                      <a:avLst/>
                    </a:prstGeom>
                  </pic:spPr>
                </pic:pic>
              </a:graphicData>
            </a:graphic>
            <wp14:sizeRelH relativeFrom="margin">
              <wp14:pctWidth>0</wp14:pctWidth>
            </wp14:sizeRelH>
            <wp14:sizeRelV relativeFrom="margin">
              <wp14:pctHeight>0</wp14:pctHeight>
            </wp14:sizeRelV>
          </wp:anchor>
        </w:drawing>
      </w:r>
      <w:r w:rsidR="00DA54B7">
        <w:rPr>
          <w:noProof/>
          <w:color w:val="000000" w:themeColor="text1"/>
          <w:sz w:val="28"/>
          <w:szCs w:val="28"/>
          <w:lang w:val="en-US"/>
        </w:rPr>
        <w:br w:type="page"/>
      </w:r>
    </w:p>
    <w:p w14:paraId="35D692E4" w14:textId="77777777" w:rsidR="00D533E3" w:rsidRDefault="00D533E3" w:rsidP="00D533E3">
      <w:pPr>
        <w:rPr>
          <w:b/>
          <w:bCs/>
          <w:noProof/>
          <w:color w:val="000000" w:themeColor="text1"/>
          <w:sz w:val="44"/>
          <w:szCs w:val="44"/>
        </w:rPr>
      </w:pPr>
      <w:r w:rsidRPr="00D13A19">
        <w:rPr>
          <w:b/>
          <w:bCs/>
          <w:noProof/>
          <w:color w:val="000000" w:themeColor="text1"/>
          <w:sz w:val="44"/>
          <w:szCs w:val="44"/>
        </w:rPr>
        <w:lastRenderedPageBreak/>
        <w:t>Conclusion</w:t>
      </w:r>
      <w:r>
        <w:rPr>
          <w:b/>
          <w:bCs/>
          <w:noProof/>
          <w:color w:val="000000" w:themeColor="text1"/>
          <w:sz w:val="44"/>
          <w:szCs w:val="44"/>
        </w:rPr>
        <w:t>:</w:t>
      </w:r>
    </w:p>
    <w:p w14:paraId="78E058D3" w14:textId="77777777" w:rsidR="003D610C" w:rsidRPr="00D13A19" w:rsidRDefault="003D610C" w:rsidP="00D533E3">
      <w:pPr>
        <w:rPr>
          <w:b/>
          <w:bCs/>
          <w:noProof/>
          <w:color w:val="000000" w:themeColor="text1"/>
          <w:sz w:val="44"/>
          <w:szCs w:val="44"/>
        </w:rPr>
      </w:pPr>
    </w:p>
    <w:p w14:paraId="03CE0D53" w14:textId="77777777" w:rsidR="00D533E3" w:rsidRPr="003D610C" w:rsidRDefault="00D533E3" w:rsidP="003009D6">
      <w:pPr>
        <w:jc w:val="both"/>
        <w:rPr>
          <w:noProof/>
          <w:color w:val="000000" w:themeColor="text1"/>
          <w:sz w:val="36"/>
          <w:szCs w:val="36"/>
        </w:rPr>
      </w:pPr>
      <w:r w:rsidRPr="003D610C">
        <w:rPr>
          <w:noProof/>
          <w:color w:val="000000" w:themeColor="text1"/>
          <w:sz w:val="36"/>
          <w:szCs w:val="36"/>
        </w:rPr>
        <w:t>A structured financial statement analysis provides deep insights into an entity’s financial health and future viability. Using a combination of trend analysis, ratio analysis, and cash flow examination, stakeholders can make informed financial and strategic decisions.</w:t>
      </w:r>
    </w:p>
    <w:p w14:paraId="12E1CA20" w14:textId="5A22D410" w:rsidR="00D533E3" w:rsidRDefault="00D533E3" w:rsidP="003009D6">
      <w:pPr>
        <w:jc w:val="both"/>
        <w:rPr>
          <w:noProof/>
          <w:color w:val="000000" w:themeColor="text1"/>
          <w:sz w:val="28"/>
          <w:szCs w:val="28"/>
          <w:lang w:val="en-US"/>
        </w:rPr>
      </w:pPr>
      <w:r w:rsidRPr="003D610C">
        <w:rPr>
          <w:noProof/>
          <w:color w:val="000000" w:themeColor="text1"/>
          <w:sz w:val="36"/>
          <w:szCs w:val="36"/>
          <w:lang w:val="en-US"/>
        </w:rPr>
        <w:t>By following this structured methodology, financial statement analysis helps businesses and investors make informed decisions regarding financial performance, stability, and future growth.</w:t>
      </w:r>
      <w:r w:rsidR="003D610C" w:rsidRPr="003D610C">
        <w:rPr>
          <w:sz w:val="28"/>
          <w:szCs w:val="28"/>
        </w:rPr>
        <w:t xml:space="preserve"> </w:t>
      </w:r>
      <w:r w:rsidR="003D610C" w:rsidRPr="003D610C">
        <w:rPr>
          <w:noProof/>
          <w:color w:val="000000" w:themeColor="text1"/>
          <w:sz w:val="36"/>
          <w:szCs w:val="36"/>
        </w:rPr>
        <w:t>The financial analysis of AAI demonstrates its robust financial stability, attributed to its government support, diversified revenue streams, and strategic role in India’s aviation sector. While privatization and regulatory changes pose potential risks, AAI’s strong liquidity position and revenue generation capabilities help mitigate these concerns. Credit risk analysis indicates a low-to-moderate risk profile, ensuring AAI’s ability to meet financial obligations. The study highlights the importance of continuous financial monitoring and the use of advanced analytical tools for better decision-making. Overall, AAI’s financial management practices align with industry standards, ensuring sustainable growth and operational efficiency in the long run.</w:t>
      </w:r>
    </w:p>
    <w:p w14:paraId="5CC22B2A" w14:textId="1FCD2378" w:rsidR="003D610C" w:rsidRDefault="003D610C" w:rsidP="008372C7">
      <w:pPr>
        <w:rPr>
          <w:noProof/>
          <w:color w:val="000000" w:themeColor="text1"/>
          <w:sz w:val="28"/>
          <w:szCs w:val="28"/>
          <w:lang w:val="en-US"/>
        </w:rPr>
      </w:pPr>
    </w:p>
    <w:p w14:paraId="0F9E17C0" w14:textId="2D69E4E6" w:rsidR="003D610C" w:rsidRDefault="001805D3" w:rsidP="008372C7">
      <w:pPr>
        <w:rPr>
          <w:noProof/>
          <w:color w:val="000000" w:themeColor="text1"/>
          <w:sz w:val="28"/>
          <w:szCs w:val="28"/>
          <w:lang w:val="en-US"/>
        </w:rPr>
      </w:pPr>
      <w:r>
        <w:rPr>
          <w:noProof/>
          <w:color w:val="000000" w:themeColor="text1"/>
          <w:sz w:val="28"/>
          <w:szCs w:val="28"/>
          <w:lang w:val="en-US"/>
        </w:rPr>
        <w:drawing>
          <wp:anchor distT="0" distB="0" distL="114300" distR="114300" simplePos="0" relativeHeight="251683840" behindDoc="0" locked="0" layoutInCell="1" allowOverlap="1" wp14:anchorId="4391FF26" wp14:editId="54577BF1">
            <wp:simplePos x="0" y="0"/>
            <wp:positionH relativeFrom="column">
              <wp:posOffset>2703195</wp:posOffset>
            </wp:positionH>
            <wp:positionV relativeFrom="page">
              <wp:posOffset>8985250</wp:posOffset>
            </wp:positionV>
            <wp:extent cx="426720" cy="420370"/>
            <wp:effectExtent l="0" t="0" r="0" b="0"/>
            <wp:wrapNone/>
            <wp:docPr id="1326807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 cy="420370"/>
                    </a:xfrm>
                    <a:prstGeom prst="rect">
                      <a:avLst/>
                    </a:prstGeom>
                    <a:noFill/>
                  </pic:spPr>
                </pic:pic>
              </a:graphicData>
            </a:graphic>
          </wp:anchor>
        </w:drawing>
      </w:r>
      <w:r w:rsidR="003D610C">
        <w:rPr>
          <w:noProof/>
          <w:color w:val="000000" w:themeColor="text1"/>
          <w:sz w:val="36"/>
          <w:szCs w:val="36"/>
        </w:rPr>
        <w:drawing>
          <wp:anchor distT="0" distB="0" distL="114300" distR="114300" simplePos="0" relativeHeight="251682816" behindDoc="0" locked="0" layoutInCell="1" allowOverlap="1" wp14:anchorId="166C5B15" wp14:editId="6E002FDA">
            <wp:simplePos x="0" y="0"/>
            <wp:positionH relativeFrom="column">
              <wp:posOffset>2165913</wp:posOffset>
            </wp:positionH>
            <wp:positionV relativeFrom="page">
              <wp:posOffset>9050535</wp:posOffset>
            </wp:positionV>
            <wp:extent cx="294005" cy="294005"/>
            <wp:effectExtent l="19050" t="0" r="0" b="10795"/>
            <wp:wrapNone/>
            <wp:docPr id="496896296" name="Graphic 2"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296" name="Graphic 496896296" descr="Airplane"/>
                    <pic:cNvPicPr/>
                  </pic:nvPicPr>
                  <pic:blipFill>
                    <a:blip r:embed="rId18">
                      <a:extLst>
                        <a:ext uri="{96DAC541-7B7A-43D3-8B79-37D633B846F1}">
                          <asvg:svgBlip xmlns:asvg="http://schemas.microsoft.com/office/drawing/2016/SVG/main" r:embed="rId19"/>
                        </a:ext>
                      </a:extLst>
                    </a:blip>
                    <a:stretch>
                      <a:fillRect/>
                    </a:stretch>
                  </pic:blipFill>
                  <pic:spPr>
                    <a:xfrm rot="2682997">
                      <a:off x="0" y="0"/>
                      <a:ext cx="294005" cy="294005"/>
                    </a:xfrm>
                    <a:prstGeom prst="rect">
                      <a:avLst/>
                    </a:prstGeom>
                  </pic:spPr>
                </pic:pic>
              </a:graphicData>
            </a:graphic>
            <wp14:sizeRelH relativeFrom="margin">
              <wp14:pctWidth>0</wp14:pctWidth>
            </wp14:sizeRelH>
            <wp14:sizeRelV relativeFrom="margin">
              <wp14:pctHeight>0</wp14:pctHeight>
            </wp14:sizeRelV>
          </wp:anchor>
        </w:drawing>
      </w:r>
      <w:r w:rsidR="003D610C">
        <w:rPr>
          <w:noProof/>
          <w:color w:val="000000" w:themeColor="text1"/>
          <w:sz w:val="28"/>
          <w:szCs w:val="28"/>
          <w:lang w:val="en-US"/>
        </w:rPr>
        <w:drawing>
          <wp:anchor distT="0" distB="0" distL="114300" distR="114300" simplePos="0" relativeHeight="251685888" behindDoc="0" locked="0" layoutInCell="1" allowOverlap="1" wp14:anchorId="29CC52CD" wp14:editId="314A8E25">
            <wp:simplePos x="0" y="0"/>
            <wp:positionH relativeFrom="column">
              <wp:posOffset>3319243</wp:posOffset>
            </wp:positionH>
            <wp:positionV relativeFrom="page">
              <wp:posOffset>8984615</wp:posOffset>
            </wp:positionV>
            <wp:extent cx="426720" cy="420370"/>
            <wp:effectExtent l="0" t="0" r="0" b="0"/>
            <wp:wrapNone/>
            <wp:docPr id="1975191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 cy="420370"/>
                    </a:xfrm>
                    <a:prstGeom prst="rect">
                      <a:avLst/>
                    </a:prstGeom>
                    <a:noFill/>
                  </pic:spPr>
                </pic:pic>
              </a:graphicData>
            </a:graphic>
          </wp:anchor>
        </w:drawing>
      </w:r>
    </w:p>
    <w:p w14:paraId="47B29EA7" w14:textId="78460FFF" w:rsidR="003D610C" w:rsidRDefault="003D610C" w:rsidP="008372C7">
      <w:pPr>
        <w:rPr>
          <w:noProof/>
          <w:color w:val="000000" w:themeColor="text1"/>
          <w:sz w:val="28"/>
          <w:szCs w:val="28"/>
          <w:lang w:val="en-US"/>
        </w:rPr>
      </w:pPr>
      <w:r>
        <w:rPr>
          <w:noProof/>
          <w:color w:val="000000" w:themeColor="text1"/>
          <w:sz w:val="28"/>
          <w:szCs w:val="28"/>
          <w:lang w:val="en-US"/>
        </w:rPr>
        <w:t xml:space="preserve">  </w:t>
      </w:r>
    </w:p>
    <w:p w14:paraId="7390ED5F" w14:textId="6DD300B7" w:rsidR="008372C7" w:rsidRPr="00DE3BAD" w:rsidRDefault="008372C7" w:rsidP="008372C7">
      <w:pPr>
        <w:rPr>
          <w:noProof/>
          <w:color w:val="000000" w:themeColor="text1"/>
          <w:sz w:val="28"/>
          <w:szCs w:val="28"/>
          <w:lang w:val="en-US"/>
        </w:rPr>
      </w:pPr>
    </w:p>
    <w:sectPr w:rsidR="008372C7" w:rsidRPr="00DE3BAD" w:rsidSect="009B09C9">
      <w:headerReference w:type="default" r:id="rId36"/>
      <w:footerReference w:type="default" r:id="rId37"/>
      <w:pgSz w:w="11906" w:h="16838" w:code="9"/>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A7B18" w14:textId="77777777" w:rsidR="00776FA9" w:rsidRDefault="00776FA9" w:rsidP="002E0D8E">
      <w:pPr>
        <w:spacing w:after="0" w:line="240" w:lineRule="auto"/>
      </w:pPr>
      <w:r>
        <w:separator/>
      </w:r>
    </w:p>
  </w:endnote>
  <w:endnote w:type="continuationSeparator" w:id="0">
    <w:p w14:paraId="67776E56" w14:textId="77777777" w:rsidR="00776FA9" w:rsidRDefault="00776FA9" w:rsidP="002E0D8E">
      <w:pPr>
        <w:spacing w:after="0" w:line="240" w:lineRule="auto"/>
      </w:pPr>
      <w:r>
        <w:continuationSeparator/>
      </w:r>
    </w:p>
  </w:endnote>
  <w:endnote w:type="continuationNotice" w:id="1">
    <w:p w14:paraId="4480AF9D" w14:textId="77777777" w:rsidR="00776FA9" w:rsidRDefault="00776F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Algerian">
    <w:panose1 w:val="04020705040A020607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836E2" w14:textId="77777777" w:rsidR="00CD2861" w:rsidRDefault="00CD2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E29C0" w14:textId="77777777" w:rsidR="00776FA9" w:rsidRDefault="00776FA9" w:rsidP="002E0D8E">
      <w:pPr>
        <w:spacing w:after="0" w:line="240" w:lineRule="auto"/>
      </w:pPr>
      <w:r>
        <w:separator/>
      </w:r>
    </w:p>
  </w:footnote>
  <w:footnote w:type="continuationSeparator" w:id="0">
    <w:p w14:paraId="23A1C3F2" w14:textId="77777777" w:rsidR="00776FA9" w:rsidRDefault="00776FA9" w:rsidP="002E0D8E">
      <w:pPr>
        <w:spacing w:after="0" w:line="240" w:lineRule="auto"/>
      </w:pPr>
      <w:r>
        <w:continuationSeparator/>
      </w:r>
    </w:p>
  </w:footnote>
  <w:footnote w:type="continuationNotice" w:id="1">
    <w:p w14:paraId="26B92AC9" w14:textId="77777777" w:rsidR="00776FA9" w:rsidRDefault="00776F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62701"/>
      <w:docPartObj>
        <w:docPartGallery w:val="Page Numbers (Top of Page)"/>
        <w:docPartUnique/>
      </w:docPartObj>
    </w:sdtPr>
    <w:sdtEndPr>
      <w:rPr>
        <w:noProof/>
      </w:rPr>
    </w:sdtEndPr>
    <w:sdtContent>
      <w:p w14:paraId="3CAA704D" w14:textId="3A316426" w:rsidR="009E5D01" w:rsidRDefault="009E5D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AC0A9C" w14:textId="086242D4" w:rsidR="009E5D01" w:rsidRDefault="009E5D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02E5"/>
    <w:multiLevelType w:val="multilevel"/>
    <w:tmpl w:val="9A2E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497D"/>
    <w:multiLevelType w:val="hybridMultilevel"/>
    <w:tmpl w:val="F8A42F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454D0"/>
    <w:multiLevelType w:val="multilevel"/>
    <w:tmpl w:val="CEC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F3CBA"/>
    <w:multiLevelType w:val="multilevel"/>
    <w:tmpl w:val="B26E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C3A2C"/>
    <w:multiLevelType w:val="hybridMultilevel"/>
    <w:tmpl w:val="F0E05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002F6F"/>
    <w:multiLevelType w:val="multilevel"/>
    <w:tmpl w:val="FE1C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44AA0"/>
    <w:multiLevelType w:val="hybridMultilevel"/>
    <w:tmpl w:val="4D2E5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4E7E14"/>
    <w:multiLevelType w:val="multilevel"/>
    <w:tmpl w:val="1946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61075"/>
    <w:multiLevelType w:val="hybridMultilevel"/>
    <w:tmpl w:val="2304D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974DB6"/>
    <w:multiLevelType w:val="hybridMultilevel"/>
    <w:tmpl w:val="2A265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DB6AD9"/>
    <w:multiLevelType w:val="multilevel"/>
    <w:tmpl w:val="9C40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B30FE"/>
    <w:multiLevelType w:val="multilevel"/>
    <w:tmpl w:val="98848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FE1839"/>
    <w:multiLevelType w:val="multilevel"/>
    <w:tmpl w:val="D19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C0428"/>
    <w:multiLevelType w:val="hybridMultilevel"/>
    <w:tmpl w:val="538EFB0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4C70F4"/>
    <w:multiLevelType w:val="hybridMultilevel"/>
    <w:tmpl w:val="1B54EA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5A3089"/>
    <w:multiLevelType w:val="multilevel"/>
    <w:tmpl w:val="62A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A1CBF"/>
    <w:multiLevelType w:val="hybridMultilevel"/>
    <w:tmpl w:val="287C5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DB3BC2"/>
    <w:multiLevelType w:val="multilevel"/>
    <w:tmpl w:val="7772E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0B34F9"/>
    <w:multiLevelType w:val="multilevel"/>
    <w:tmpl w:val="DA50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01B5F"/>
    <w:multiLevelType w:val="hybridMultilevel"/>
    <w:tmpl w:val="17AA21EA"/>
    <w:lvl w:ilvl="0" w:tplc="40090001">
      <w:start w:val="1"/>
      <w:numFmt w:val="bullet"/>
      <w:lvlText w:val=""/>
      <w:lvlJc w:val="left"/>
      <w:pPr>
        <w:ind w:left="720" w:hanging="360"/>
      </w:pPr>
      <w:rPr>
        <w:rFonts w:ascii="Symbol" w:hAnsi="Symbol" w:hint="default"/>
      </w:rPr>
    </w:lvl>
    <w:lvl w:ilvl="1" w:tplc="40B0F9A4">
      <w:numFmt w:val="bullet"/>
      <w:lvlText w:val="-"/>
      <w:lvlJc w:val="left"/>
      <w:pPr>
        <w:ind w:left="1440" w:hanging="360"/>
      </w:pPr>
      <w:rPr>
        <w:rFonts w:ascii="Aptos Display" w:eastAsiaTheme="minorHAnsi" w:hAnsi="Aptos Display" w:cstheme="majorHAns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282CBD"/>
    <w:multiLevelType w:val="hybridMultilevel"/>
    <w:tmpl w:val="F0A0C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297713"/>
    <w:multiLevelType w:val="hybridMultilevel"/>
    <w:tmpl w:val="07CA3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D97830"/>
    <w:multiLevelType w:val="hybridMultilevel"/>
    <w:tmpl w:val="C428AB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0C786B"/>
    <w:multiLevelType w:val="multilevel"/>
    <w:tmpl w:val="FDDE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743E9"/>
    <w:multiLevelType w:val="multilevel"/>
    <w:tmpl w:val="0D86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B39DA"/>
    <w:multiLevelType w:val="hybridMultilevel"/>
    <w:tmpl w:val="63F8BF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B24EF5"/>
    <w:multiLevelType w:val="multilevel"/>
    <w:tmpl w:val="BF14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F597C"/>
    <w:multiLevelType w:val="hybridMultilevel"/>
    <w:tmpl w:val="7CAA18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312B85"/>
    <w:multiLevelType w:val="hybridMultilevel"/>
    <w:tmpl w:val="B77A5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005960"/>
    <w:multiLevelType w:val="hybridMultilevel"/>
    <w:tmpl w:val="5EC8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A47212"/>
    <w:multiLevelType w:val="multilevel"/>
    <w:tmpl w:val="D996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F62C8"/>
    <w:multiLevelType w:val="hybridMultilevel"/>
    <w:tmpl w:val="C786F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FC5BB0"/>
    <w:multiLevelType w:val="multilevel"/>
    <w:tmpl w:val="7EBE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B744A"/>
    <w:multiLevelType w:val="hybridMultilevel"/>
    <w:tmpl w:val="1A241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5A10B4"/>
    <w:multiLevelType w:val="hybridMultilevel"/>
    <w:tmpl w:val="EF764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C019C3"/>
    <w:multiLevelType w:val="multilevel"/>
    <w:tmpl w:val="01B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3177235">
    <w:abstractNumId w:val="16"/>
  </w:num>
  <w:num w:numId="2" w16cid:durableId="847208831">
    <w:abstractNumId w:val="21"/>
  </w:num>
  <w:num w:numId="3" w16cid:durableId="1225919799">
    <w:abstractNumId w:val="7"/>
  </w:num>
  <w:num w:numId="4" w16cid:durableId="637535619">
    <w:abstractNumId w:val="17"/>
  </w:num>
  <w:num w:numId="5" w16cid:durableId="2110546441">
    <w:abstractNumId w:val="27"/>
  </w:num>
  <w:num w:numId="6" w16cid:durableId="859003582">
    <w:abstractNumId w:val="13"/>
  </w:num>
  <w:num w:numId="7" w16cid:durableId="892425318">
    <w:abstractNumId w:val="1"/>
  </w:num>
  <w:num w:numId="8" w16cid:durableId="193157159">
    <w:abstractNumId w:val="20"/>
  </w:num>
  <w:num w:numId="9" w16cid:durableId="1723747407">
    <w:abstractNumId w:val="6"/>
  </w:num>
  <w:num w:numId="10" w16cid:durableId="2068141403">
    <w:abstractNumId w:val="32"/>
  </w:num>
  <w:num w:numId="11" w16cid:durableId="911543163">
    <w:abstractNumId w:val="11"/>
  </w:num>
  <w:num w:numId="12" w16cid:durableId="84882935">
    <w:abstractNumId w:val="5"/>
  </w:num>
  <w:num w:numId="13" w16cid:durableId="1352877815">
    <w:abstractNumId w:val="0"/>
  </w:num>
  <w:num w:numId="14" w16cid:durableId="1686589038">
    <w:abstractNumId w:val="18"/>
  </w:num>
  <w:num w:numId="15" w16cid:durableId="1834687894">
    <w:abstractNumId w:val="3"/>
  </w:num>
  <w:num w:numId="16" w16cid:durableId="433130277">
    <w:abstractNumId w:val="35"/>
  </w:num>
  <w:num w:numId="17" w16cid:durableId="911890434">
    <w:abstractNumId w:val="24"/>
  </w:num>
  <w:num w:numId="18" w16cid:durableId="466750619">
    <w:abstractNumId w:val="30"/>
  </w:num>
  <w:num w:numId="19" w16cid:durableId="394861313">
    <w:abstractNumId w:val="26"/>
  </w:num>
  <w:num w:numId="20" w16cid:durableId="2051149114">
    <w:abstractNumId w:val="23"/>
  </w:num>
  <w:num w:numId="21" w16cid:durableId="1589271233">
    <w:abstractNumId w:val="12"/>
  </w:num>
  <w:num w:numId="22" w16cid:durableId="871918752">
    <w:abstractNumId w:val="10"/>
  </w:num>
  <w:num w:numId="23" w16cid:durableId="1704210865">
    <w:abstractNumId w:val="2"/>
  </w:num>
  <w:num w:numId="24" w16cid:durableId="544947139">
    <w:abstractNumId w:val="15"/>
  </w:num>
  <w:num w:numId="25" w16cid:durableId="269970874">
    <w:abstractNumId w:val="14"/>
  </w:num>
  <w:num w:numId="26" w16cid:durableId="355229573">
    <w:abstractNumId w:val="29"/>
  </w:num>
  <w:num w:numId="27" w16cid:durableId="658464888">
    <w:abstractNumId w:val="19"/>
  </w:num>
  <w:num w:numId="28" w16cid:durableId="1914468988">
    <w:abstractNumId w:val="33"/>
  </w:num>
  <w:num w:numId="29" w16cid:durableId="1224561531">
    <w:abstractNumId w:val="31"/>
  </w:num>
  <w:num w:numId="30" w16cid:durableId="990671238">
    <w:abstractNumId w:val="9"/>
  </w:num>
  <w:num w:numId="31" w16cid:durableId="72630596">
    <w:abstractNumId w:val="8"/>
  </w:num>
  <w:num w:numId="32" w16cid:durableId="1663191121">
    <w:abstractNumId w:val="34"/>
  </w:num>
  <w:num w:numId="33" w16cid:durableId="884754181">
    <w:abstractNumId w:val="28"/>
  </w:num>
  <w:num w:numId="34" w16cid:durableId="72700449">
    <w:abstractNumId w:val="22"/>
  </w:num>
  <w:num w:numId="35" w16cid:durableId="1792436383">
    <w:abstractNumId w:val="25"/>
  </w:num>
  <w:num w:numId="36" w16cid:durableId="9596486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3B"/>
    <w:rsid w:val="00013E5B"/>
    <w:rsid w:val="0005764A"/>
    <w:rsid w:val="00070CCF"/>
    <w:rsid w:val="000741B9"/>
    <w:rsid w:val="0008693F"/>
    <w:rsid w:val="000B6160"/>
    <w:rsid w:val="000C388D"/>
    <w:rsid w:val="000E12D8"/>
    <w:rsid w:val="000E24A7"/>
    <w:rsid w:val="000E2A36"/>
    <w:rsid w:val="00117550"/>
    <w:rsid w:val="0012498D"/>
    <w:rsid w:val="001255E4"/>
    <w:rsid w:val="00134D64"/>
    <w:rsid w:val="00135194"/>
    <w:rsid w:val="00154457"/>
    <w:rsid w:val="00154720"/>
    <w:rsid w:val="00165B71"/>
    <w:rsid w:val="00176603"/>
    <w:rsid w:val="001805D3"/>
    <w:rsid w:val="00192367"/>
    <w:rsid w:val="001A25F7"/>
    <w:rsid w:val="001A5190"/>
    <w:rsid w:val="001C691B"/>
    <w:rsid w:val="001D4026"/>
    <w:rsid w:val="001D668D"/>
    <w:rsid w:val="001F0907"/>
    <w:rsid w:val="00221208"/>
    <w:rsid w:val="00237598"/>
    <w:rsid w:val="0024108B"/>
    <w:rsid w:val="00242907"/>
    <w:rsid w:val="002470D1"/>
    <w:rsid w:val="0025487D"/>
    <w:rsid w:val="0025606C"/>
    <w:rsid w:val="00261FCE"/>
    <w:rsid w:val="0026560F"/>
    <w:rsid w:val="00265DED"/>
    <w:rsid w:val="002752B9"/>
    <w:rsid w:val="002819B9"/>
    <w:rsid w:val="002A1B2A"/>
    <w:rsid w:val="002A5320"/>
    <w:rsid w:val="002B443B"/>
    <w:rsid w:val="002D4BA8"/>
    <w:rsid w:val="002E0D8E"/>
    <w:rsid w:val="002E4906"/>
    <w:rsid w:val="002E6227"/>
    <w:rsid w:val="003009D6"/>
    <w:rsid w:val="003264F6"/>
    <w:rsid w:val="00340B35"/>
    <w:rsid w:val="0034457D"/>
    <w:rsid w:val="00370F55"/>
    <w:rsid w:val="00385B04"/>
    <w:rsid w:val="00386B7E"/>
    <w:rsid w:val="003B52A2"/>
    <w:rsid w:val="003B6BC8"/>
    <w:rsid w:val="003C7CCA"/>
    <w:rsid w:val="003D2931"/>
    <w:rsid w:val="003D442B"/>
    <w:rsid w:val="003D610C"/>
    <w:rsid w:val="003E3828"/>
    <w:rsid w:val="003E4189"/>
    <w:rsid w:val="003F3F6F"/>
    <w:rsid w:val="00415E7D"/>
    <w:rsid w:val="00432404"/>
    <w:rsid w:val="004331BE"/>
    <w:rsid w:val="00445FFD"/>
    <w:rsid w:val="00450093"/>
    <w:rsid w:val="004548B9"/>
    <w:rsid w:val="00456BB9"/>
    <w:rsid w:val="004735E1"/>
    <w:rsid w:val="00476E92"/>
    <w:rsid w:val="00482E3B"/>
    <w:rsid w:val="004862BD"/>
    <w:rsid w:val="004A24AC"/>
    <w:rsid w:val="004A3A50"/>
    <w:rsid w:val="004A6884"/>
    <w:rsid w:val="004C2113"/>
    <w:rsid w:val="00513A76"/>
    <w:rsid w:val="0051673F"/>
    <w:rsid w:val="00521819"/>
    <w:rsid w:val="00536301"/>
    <w:rsid w:val="00552405"/>
    <w:rsid w:val="005674B2"/>
    <w:rsid w:val="00573EF9"/>
    <w:rsid w:val="0057542B"/>
    <w:rsid w:val="00577B1E"/>
    <w:rsid w:val="00582C67"/>
    <w:rsid w:val="005958CF"/>
    <w:rsid w:val="00597157"/>
    <w:rsid w:val="005A409D"/>
    <w:rsid w:val="005A5D6B"/>
    <w:rsid w:val="005D5BF4"/>
    <w:rsid w:val="005D6F1B"/>
    <w:rsid w:val="005E4488"/>
    <w:rsid w:val="005F4A7C"/>
    <w:rsid w:val="00603FDD"/>
    <w:rsid w:val="00606280"/>
    <w:rsid w:val="006107A1"/>
    <w:rsid w:val="00636CA5"/>
    <w:rsid w:val="0067055E"/>
    <w:rsid w:val="0067501F"/>
    <w:rsid w:val="00697B68"/>
    <w:rsid w:val="006A692E"/>
    <w:rsid w:val="006B7803"/>
    <w:rsid w:val="006C027C"/>
    <w:rsid w:val="006F2153"/>
    <w:rsid w:val="00707A54"/>
    <w:rsid w:val="007104D8"/>
    <w:rsid w:val="007108B7"/>
    <w:rsid w:val="007224CB"/>
    <w:rsid w:val="00722B10"/>
    <w:rsid w:val="007268D3"/>
    <w:rsid w:val="0074001A"/>
    <w:rsid w:val="0075502B"/>
    <w:rsid w:val="00756DDE"/>
    <w:rsid w:val="00762E2B"/>
    <w:rsid w:val="0076755D"/>
    <w:rsid w:val="007676CB"/>
    <w:rsid w:val="00775559"/>
    <w:rsid w:val="00776FA9"/>
    <w:rsid w:val="007C70C6"/>
    <w:rsid w:val="007E1286"/>
    <w:rsid w:val="007E53C3"/>
    <w:rsid w:val="007E7FB3"/>
    <w:rsid w:val="00803C4B"/>
    <w:rsid w:val="00804CEC"/>
    <w:rsid w:val="00822B79"/>
    <w:rsid w:val="00825C0A"/>
    <w:rsid w:val="00835403"/>
    <w:rsid w:val="008372C7"/>
    <w:rsid w:val="008402DF"/>
    <w:rsid w:val="00841C72"/>
    <w:rsid w:val="00843338"/>
    <w:rsid w:val="008625B8"/>
    <w:rsid w:val="00874BA2"/>
    <w:rsid w:val="0088169A"/>
    <w:rsid w:val="00886D00"/>
    <w:rsid w:val="00886DFE"/>
    <w:rsid w:val="00891653"/>
    <w:rsid w:val="008956B0"/>
    <w:rsid w:val="00895970"/>
    <w:rsid w:val="008F4C3B"/>
    <w:rsid w:val="008F6028"/>
    <w:rsid w:val="008F7CF8"/>
    <w:rsid w:val="00923568"/>
    <w:rsid w:val="0094539B"/>
    <w:rsid w:val="00955CD4"/>
    <w:rsid w:val="00986477"/>
    <w:rsid w:val="0099451D"/>
    <w:rsid w:val="009B09C9"/>
    <w:rsid w:val="009B5806"/>
    <w:rsid w:val="009C627F"/>
    <w:rsid w:val="009E5D01"/>
    <w:rsid w:val="009E6B97"/>
    <w:rsid w:val="009F19BB"/>
    <w:rsid w:val="009F30EB"/>
    <w:rsid w:val="00A36252"/>
    <w:rsid w:val="00A40C2D"/>
    <w:rsid w:val="00A436E7"/>
    <w:rsid w:val="00A50DE0"/>
    <w:rsid w:val="00A54060"/>
    <w:rsid w:val="00A76BD9"/>
    <w:rsid w:val="00A8553E"/>
    <w:rsid w:val="00A93AA6"/>
    <w:rsid w:val="00AA002B"/>
    <w:rsid w:val="00AA34EA"/>
    <w:rsid w:val="00AA46F5"/>
    <w:rsid w:val="00AC0DC1"/>
    <w:rsid w:val="00AE4B76"/>
    <w:rsid w:val="00AF4065"/>
    <w:rsid w:val="00AF73DD"/>
    <w:rsid w:val="00B2172C"/>
    <w:rsid w:val="00B224AB"/>
    <w:rsid w:val="00B25D5F"/>
    <w:rsid w:val="00B41A48"/>
    <w:rsid w:val="00B555BF"/>
    <w:rsid w:val="00B6386E"/>
    <w:rsid w:val="00B73042"/>
    <w:rsid w:val="00B73CA8"/>
    <w:rsid w:val="00B863C3"/>
    <w:rsid w:val="00B87AF8"/>
    <w:rsid w:val="00BA29A8"/>
    <w:rsid w:val="00BD41A3"/>
    <w:rsid w:val="00BE0F3D"/>
    <w:rsid w:val="00BF6297"/>
    <w:rsid w:val="00C021CC"/>
    <w:rsid w:val="00C069EB"/>
    <w:rsid w:val="00C071C6"/>
    <w:rsid w:val="00C1540F"/>
    <w:rsid w:val="00C17D1A"/>
    <w:rsid w:val="00C274F1"/>
    <w:rsid w:val="00C30322"/>
    <w:rsid w:val="00C41F0A"/>
    <w:rsid w:val="00C42B96"/>
    <w:rsid w:val="00C67518"/>
    <w:rsid w:val="00C74836"/>
    <w:rsid w:val="00C7561C"/>
    <w:rsid w:val="00C8310B"/>
    <w:rsid w:val="00C94B0F"/>
    <w:rsid w:val="00CA05BC"/>
    <w:rsid w:val="00CA55EE"/>
    <w:rsid w:val="00CA6E72"/>
    <w:rsid w:val="00CB0285"/>
    <w:rsid w:val="00CD2861"/>
    <w:rsid w:val="00D00C01"/>
    <w:rsid w:val="00D13A19"/>
    <w:rsid w:val="00D20F1D"/>
    <w:rsid w:val="00D241C9"/>
    <w:rsid w:val="00D4379B"/>
    <w:rsid w:val="00D533E3"/>
    <w:rsid w:val="00D5399E"/>
    <w:rsid w:val="00D54334"/>
    <w:rsid w:val="00D61949"/>
    <w:rsid w:val="00D86767"/>
    <w:rsid w:val="00DA54B7"/>
    <w:rsid w:val="00DB2097"/>
    <w:rsid w:val="00DD73B6"/>
    <w:rsid w:val="00DD756E"/>
    <w:rsid w:val="00DD75EC"/>
    <w:rsid w:val="00DE3BAD"/>
    <w:rsid w:val="00DF5B61"/>
    <w:rsid w:val="00DF6D12"/>
    <w:rsid w:val="00E0013A"/>
    <w:rsid w:val="00E05D7D"/>
    <w:rsid w:val="00E16F94"/>
    <w:rsid w:val="00E32971"/>
    <w:rsid w:val="00E60A7C"/>
    <w:rsid w:val="00E60D48"/>
    <w:rsid w:val="00E656E4"/>
    <w:rsid w:val="00E87BE4"/>
    <w:rsid w:val="00EC01C6"/>
    <w:rsid w:val="00F01E6A"/>
    <w:rsid w:val="00F125FB"/>
    <w:rsid w:val="00F36414"/>
    <w:rsid w:val="00F4008A"/>
    <w:rsid w:val="00F458E2"/>
    <w:rsid w:val="00F72511"/>
    <w:rsid w:val="00FA0CD9"/>
    <w:rsid w:val="00FB2CF6"/>
    <w:rsid w:val="00FC1E47"/>
    <w:rsid w:val="00FD356D"/>
    <w:rsid w:val="00FE25CC"/>
    <w:rsid w:val="00FF1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404A"/>
  <w15:chartTrackingRefBased/>
  <w15:docId w15:val="{2B4E5DCA-6CC9-45F3-910C-E9B5350D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190"/>
  </w:style>
  <w:style w:type="paragraph" w:styleId="Heading2">
    <w:name w:val="heading 2"/>
    <w:basedOn w:val="Normal"/>
    <w:next w:val="Normal"/>
    <w:link w:val="Heading2Char"/>
    <w:uiPriority w:val="9"/>
    <w:semiHidden/>
    <w:unhideWhenUsed/>
    <w:qFormat/>
    <w:rsid w:val="00D13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38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5EE"/>
    <w:pPr>
      <w:ind w:left="720"/>
      <w:contextualSpacing/>
    </w:pPr>
  </w:style>
  <w:style w:type="character" w:styleId="BookTitle">
    <w:name w:val="Book Title"/>
    <w:basedOn w:val="DefaultParagraphFont"/>
    <w:uiPriority w:val="33"/>
    <w:qFormat/>
    <w:rsid w:val="002B443B"/>
    <w:rPr>
      <w:b/>
      <w:bCs/>
      <w:i/>
      <w:iCs/>
      <w:spacing w:val="5"/>
    </w:rPr>
  </w:style>
  <w:style w:type="paragraph" w:styleId="Header">
    <w:name w:val="header"/>
    <w:basedOn w:val="Normal"/>
    <w:link w:val="HeaderChar"/>
    <w:uiPriority w:val="99"/>
    <w:unhideWhenUsed/>
    <w:rsid w:val="002E0D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D8E"/>
  </w:style>
  <w:style w:type="paragraph" w:styleId="Footer">
    <w:name w:val="footer"/>
    <w:basedOn w:val="Normal"/>
    <w:link w:val="FooterChar"/>
    <w:uiPriority w:val="99"/>
    <w:unhideWhenUsed/>
    <w:rsid w:val="002E0D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D8E"/>
  </w:style>
  <w:style w:type="paragraph" w:styleId="NoSpacing">
    <w:name w:val="No Spacing"/>
    <w:uiPriority w:val="1"/>
    <w:qFormat/>
    <w:rsid w:val="00AA34EA"/>
    <w:pPr>
      <w:spacing w:after="0" w:line="240" w:lineRule="auto"/>
    </w:pPr>
  </w:style>
  <w:style w:type="paragraph" w:styleId="PlainText">
    <w:name w:val="Plain Text"/>
    <w:basedOn w:val="Normal"/>
    <w:link w:val="PlainTextChar"/>
    <w:uiPriority w:val="99"/>
    <w:unhideWhenUsed/>
    <w:rsid w:val="00E60A7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60A7C"/>
    <w:rPr>
      <w:rFonts w:ascii="Consolas" w:hAnsi="Consolas"/>
      <w:sz w:val="21"/>
      <w:szCs w:val="21"/>
    </w:rPr>
  </w:style>
  <w:style w:type="table" w:styleId="TableGrid">
    <w:name w:val="Table Grid"/>
    <w:basedOn w:val="TableNormal"/>
    <w:uiPriority w:val="39"/>
    <w:rsid w:val="0088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E382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13A19"/>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CD28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56356">
      <w:bodyDiv w:val="1"/>
      <w:marLeft w:val="0"/>
      <w:marRight w:val="0"/>
      <w:marTop w:val="0"/>
      <w:marBottom w:val="0"/>
      <w:divBdr>
        <w:top w:val="none" w:sz="0" w:space="0" w:color="auto"/>
        <w:left w:val="none" w:sz="0" w:space="0" w:color="auto"/>
        <w:bottom w:val="none" w:sz="0" w:space="0" w:color="auto"/>
        <w:right w:val="none" w:sz="0" w:space="0" w:color="auto"/>
      </w:divBdr>
    </w:div>
    <w:div w:id="180093545">
      <w:bodyDiv w:val="1"/>
      <w:marLeft w:val="0"/>
      <w:marRight w:val="0"/>
      <w:marTop w:val="0"/>
      <w:marBottom w:val="0"/>
      <w:divBdr>
        <w:top w:val="none" w:sz="0" w:space="0" w:color="auto"/>
        <w:left w:val="none" w:sz="0" w:space="0" w:color="auto"/>
        <w:bottom w:val="none" w:sz="0" w:space="0" w:color="auto"/>
        <w:right w:val="none" w:sz="0" w:space="0" w:color="auto"/>
      </w:divBdr>
      <w:divsChild>
        <w:div w:id="167595638">
          <w:marLeft w:val="0"/>
          <w:marRight w:val="0"/>
          <w:marTop w:val="0"/>
          <w:marBottom w:val="0"/>
          <w:divBdr>
            <w:top w:val="none" w:sz="0" w:space="0" w:color="auto"/>
            <w:left w:val="none" w:sz="0" w:space="0" w:color="auto"/>
            <w:bottom w:val="none" w:sz="0" w:space="0" w:color="auto"/>
            <w:right w:val="none" w:sz="0" w:space="0" w:color="auto"/>
          </w:divBdr>
          <w:divsChild>
            <w:div w:id="1770005690">
              <w:marLeft w:val="0"/>
              <w:marRight w:val="0"/>
              <w:marTop w:val="0"/>
              <w:marBottom w:val="0"/>
              <w:divBdr>
                <w:top w:val="none" w:sz="0" w:space="0" w:color="auto"/>
                <w:left w:val="none" w:sz="0" w:space="0" w:color="auto"/>
                <w:bottom w:val="none" w:sz="0" w:space="0" w:color="auto"/>
                <w:right w:val="none" w:sz="0" w:space="0" w:color="auto"/>
              </w:divBdr>
              <w:divsChild>
                <w:div w:id="2067022592">
                  <w:marLeft w:val="0"/>
                  <w:marRight w:val="0"/>
                  <w:marTop w:val="0"/>
                  <w:marBottom w:val="0"/>
                  <w:divBdr>
                    <w:top w:val="none" w:sz="0" w:space="0" w:color="auto"/>
                    <w:left w:val="none" w:sz="0" w:space="0" w:color="auto"/>
                    <w:bottom w:val="none" w:sz="0" w:space="0" w:color="auto"/>
                    <w:right w:val="none" w:sz="0" w:space="0" w:color="auto"/>
                  </w:divBdr>
                  <w:divsChild>
                    <w:div w:id="198974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50079">
          <w:marLeft w:val="0"/>
          <w:marRight w:val="0"/>
          <w:marTop w:val="0"/>
          <w:marBottom w:val="0"/>
          <w:divBdr>
            <w:top w:val="none" w:sz="0" w:space="0" w:color="auto"/>
            <w:left w:val="none" w:sz="0" w:space="0" w:color="auto"/>
            <w:bottom w:val="none" w:sz="0" w:space="0" w:color="auto"/>
            <w:right w:val="none" w:sz="0" w:space="0" w:color="auto"/>
          </w:divBdr>
          <w:divsChild>
            <w:div w:id="75784078">
              <w:marLeft w:val="0"/>
              <w:marRight w:val="0"/>
              <w:marTop w:val="0"/>
              <w:marBottom w:val="0"/>
              <w:divBdr>
                <w:top w:val="none" w:sz="0" w:space="0" w:color="auto"/>
                <w:left w:val="none" w:sz="0" w:space="0" w:color="auto"/>
                <w:bottom w:val="none" w:sz="0" w:space="0" w:color="auto"/>
                <w:right w:val="none" w:sz="0" w:space="0" w:color="auto"/>
              </w:divBdr>
              <w:divsChild>
                <w:div w:id="948240487">
                  <w:marLeft w:val="0"/>
                  <w:marRight w:val="0"/>
                  <w:marTop w:val="0"/>
                  <w:marBottom w:val="0"/>
                  <w:divBdr>
                    <w:top w:val="none" w:sz="0" w:space="0" w:color="auto"/>
                    <w:left w:val="none" w:sz="0" w:space="0" w:color="auto"/>
                    <w:bottom w:val="none" w:sz="0" w:space="0" w:color="auto"/>
                    <w:right w:val="none" w:sz="0" w:space="0" w:color="auto"/>
                  </w:divBdr>
                  <w:divsChild>
                    <w:div w:id="3365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95926">
      <w:bodyDiv w:val="1"/>
      <w:marLeft w:val="0"/>
      <w:marRight w:val="0"/>
      <w:marTop w:val="0"/>
      <w:marBottom w:val="0"/>
      <w:divBdr>
        <w:top w:val="none" w:sz="0" w:space="0" w:color="auto"/>
        <w:left w:val="none" w:sz="0" w:space="0" w:color="auto"/>
        <w:bottom w:val="none" w:sz="0" w:space="0" w:color="auto"/>
        <w:right w:val="none" w:sz="0" w:space="0" w:color="auto"/>
      </w:divBdr>
      <w:divsChild>
        <w:div w:id="882212779">
          <w:marLeft w:val="0"/>
          <w:marRight w:val="0"/>
          <w:marTop w:val="0"/>
          <w:marBottom w:val="0"/>
          <w:divBdr>
            <w:top w:val="none" w:sz="0" w:space="0" w:color="auto"/>
            <w:left w:val="none" w:sz="0" w:space="0" w:color="auto"/>
            <w:bottom w:val="none" w:sz="0" w:space="0" w:color="auto"/>
            <w:right w:val="none" w:sz="0" w:space="0" w:color="auto"/>
          </w:divBdr>
          <w:divsChild>
            <w:div w:id="1193153819">
              <w:marLeft w:val="0"/>
              <w:marRight w:val="0"/>
              <w:marTop w:val="0"/>
              <w:marBottom w:val="0"/>
              <w:divBdr>
                <w:top w:val="none" w:sz="0" w:space="0" w:color="auto"/>
                <w:left w:val="none" w:sz="0" w:space="0" w:color="auto"/>
                <w:bottom w:val="none" w:sz="0" w:space="0" w:color="auto"/>
                <w:right w:val="none" w:sz="0" w:space="0" w:color="auto"/>
              </w:divBdr>
              <w:divsChild>
                <w:div w:id="781653255">
                  <w:marLeft w:val="0"/>
                  <w:marRight w:val="0"/>
                  <w:marTop w:val="0"/>
                  <w:marBottom w:val="0"/>
                  <w:divBdr>
                    <w:top w:val="none" w:sz="0" w:space="0" w:color="auto"/>
                    <w:left w:val="none" w:sz="0" w:space="0" w:color="auto"/>
                    <w:bottom w:val="none" w:sz="0" w:space="0" w:color="auto"/>
                    <w:right w:val="none" w:sz="0" w:space="0" w:color="auto"/>
                  </w:divBdr>
                  <w:divsChild>
                    <w:div w:id="4257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22757">
          <w:marLeft w:val="0"/>
          <w:marRight w:val="0"/>
          <w:marTop w:val="0"/>
          <w:marBottom w:val="0"/>
          <w:divBdr>
            <w:top w:val="none" w:sz="0" w:space="0" w:color="auto"/>
            <w:left w:val="none" w:sz="0" w:space="0" w:color="auto"/>
            <w:bottom w:val="none" w:sz="0" w:space="0" w:color="auto"/>
            <w:right w:val="none" w:sz="0" w:space="0" w:color="auto"/>
          </w:divBdr>
          <w:divsChild>
            <w:div w:id="398672177">
              <w:marLeft w:val="0"/>
              <w:marRight w:val="0"/>
              <w:marTop w:val="0"/>
              <w:marBottom w:val="0"/>
              <w:divBdr>
                <w:top w:val="none" w:sz="0" w:space="0" w:color="auto"/>
                <w:left w:val="none" w:sz="0" w:space="0" w:color="auto"/>
                <w:bottom w:val="none" w:sz="0" w:space="0" w:color="auto"/>
                <w:right w:val="none" w:sz="0" w:space="0" w:color="auto"/>
              </w:divBdr>
              <w:divsChild>
                <w:div w:id="656570477">
                  <w:marLeft w:val="0"/>
                  <w:marRight w:val="0"/>
                  <w:marTop w:val="0"/>
                  <w:marBottom w:val="0"/>
                  <w:divBdr>
                    <w:top w:val="none" w:sz="0" w:space="0" w:color="auto"/>
                    <w:left w:val="none" w:sz="0" w:space="0" w:color="auto"/>
                    <w:bottom w:val="none" w:sz="0" w:space="0" w:color="auto"/>
                    <w:right w:val="none" w:sz="0" w:space="0" w:color="auto"/>
                  </w:divBdr>
                  <w:divsChild>
                    <w:div w:id="20774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678205">
      <w:bodyDiv w:val="1"/>
      <w:marLeft w:val="0"/>
      <w:marRight w:val="0"/>
      <w:marTop w:val="0"/>
      <w:marBottom w:val="0"/>
      <w:divBdr>
        <w:top w:val="none" w:sz="0" w:space="0" w:color="auto"/>
        <w:left w:val="none" w:sz="0" w:space="0" w:color="auto"/>
        <w:bottom w:val="none" w:sz="0" w:space="0" w:color="auto"/>
        <w:right w:val="none" w:sz="0" w:space="0" w:color="auto"/>
      </w:divBdr>
      <w:divsChild>
        <w:div w:id="75903628">
          <w:marLeft w:val="0"/>
          <w:marRight w:val="0"/>
          <w:marTop w:val="0"/>
          <w:marBottom w:val="0"/>
          <w:divBdr>
            <w:top w:val="none" w:sz="0" w:space="0" w:color="auto"/>
            <w:left w:val="none" w:sz="0" w:space="0" w:color="auto"/>
            <w:bottom w:val="none" w:sz="0" w:space="0" w:color="auto"/>
            <w:right w:val="none" w:sz="0" w:space="0" w:color="auto"/>
          </w:divBdr>
          <w:divsChild>
            <w:div w:id="1193960151">
              <w:marLeft w:val="0"/>
              <w:marRight w:val="0"/>
              <w:marTop w:val="0"/>
              <w:marBottom w:val="0"/>
              <w:divBdr>
                <w:top w:val="none" w:sz="0" w:space="0" w:color="auto"/>
                <w:left w:val="none" w:sz="0" w:space="0" w:color="auto"/>
                <w:bottom w:val="none" w:sz="0" w:space="0" w:color="auto"/>
                <w:right w:val="none" w:sz="0" w:space="0" w:color="auto"/>
              </w:divBdr>
              <w:divsChild>
                <w:div w:id="39912086">
                  <w:marLeft w:val="0"/>
                  <w:marRight w:val="0"/>
                  <w:marTop w:val="0"/>
                  <w:marBottom w:val="0"/>
                  <w:divBdr>
                    <w:top w:val="none" w:sz="0" w:space="0" w:color="auto"/>
                    <w:left w:val="none" w:sz="0" w:space="0" w:color="auto"/>
                    <w:bottom w:val="none" w:sz="0" w:space="0" w:color="auto"/>
                    <w:right w:val="none" w:sz="0" w:space="0" w:color="auto"/>
                  </w:divBdr>
                  <w:divsChild>
                    <w:div w:id="1022172048">
                      <w:marLeft w:val="0"/>
                      <w:marRight w:val="0"/>
                      <w:marTop w:val="0"/>
                      <w:marBottom w:val="0"/>
                      <w:divBdr>
                        <w:top w:val="none" w:sz="0" w:space="0" w:color="auto"/>
                        <w:left w:val="none" w:sz="0" w:space="0" w:color="auto"/>
                        <w:bottom w:val="none" w:sz="0" w:space="0" w:color="auto"/>
                        <w:right w:val="none" w:sz="0" w:space="0" w:color="auto"/>
                      </w:divBdr>
                      <w:divsChild>
                        <w:div w:id="305938565">
                          <w:marLeft w:val="0"/>
                          <w:marRight w:val="0"/>
                          <w:marTop w:val="0"/>
                          <w:marBottom w:val="0"/>
                          <w:divBdr>
                            <w:top w:val="none" w:sz="0" w:space="0" w:color="auto"/>
                            <w:left w:val="none" w:sz="0" w:space="0" w:color="auto"/>
                            <w:bottom w:val="none" w:sz="0" w:space="0" w:color="auto"/>
                            <w:right w:val="none" w:sz="0" w:space="0" w:color="auto"/>
                          </w:divBdr>
                          <w:divsChild>
                            <w:div w:id="1607955408">
                              <w:marLeft w:val="0"/>
                              <w:marRight w:val="0"/>
                              <w:marTop w:val="0"/>
                              <w:marBottom w:val="0"/>
                              <w:divBdr>
                                <w:top w:val="none" w:sz="0" w:space="0" w:color="auto"/>
                                <w:left w:val="none" w:sz="0" w:space="0" w:color="auto"/>
                                <w:bottom w:val="none" w:sz="0" w:space="0" w:color="auto"/>
                                <w:right w:val="none" w:sz="0" w:space="0" w:color="auto"/>
                              </w:divBdr>
                              <w:divsChild>
                                <w:div w:id="13220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3253">
                          <w:marLeft w:val="0"/>
                          <w:marRight w:val="0"/>
                          <w:marTop w:val="0"/>
                          <w:marBottom w:val="0"/>
                          <w:divBdr>
                            <w:top w:val="none" w:sz="0" w:space="0" w:color="auto"/>
                            <w:left w:val="none" w:sz="0" w:space="0" w:color="auto"/>
                            <w:bottom w:val="none" w:sz="0" w:space="0" w:color="auto"/>
                            <w:right w:val="none" w:sz="0" w:space="0" w:color="auto"/>
                          </w:divBdr>
                          <w:divsChild>
                            <w:div w:id="2000885337">
                              <w:marLeft w:val="0"/>
                              <w:marRight w:val="0"/>
                              <w:marTop w:val="0"/>
                              <w:marBottom w:val="0"/>
                              <w:divBdr>
                                <w:top w:val="none" w:sz="0" w:space="0" w:color="auto"/>
                                <w:left w:val="none" w:sz="0" w:space="0" w:color="auto"/>
                                <w:bottom w:val="none" w:sz="0" w:space="0" w:color="auto"/>
                                <w:right w:val="none" w:sz="0" w:space="0" w:color="auto"/>
                              </w:divBdr>
                              <w:divsChild>
                                <w:div w:id="1712683126">
                                  <w:marLeft w:val="0"/>
                                  <w:marRight w:val="0"/>
                                  <w:marTop w:val="0"/>
                                  <w:marBottom w:val="0"/>
                                  <w:divBdr>
                                    <w:top w:val="none" w:sz="0" w:space="0" w:color="auto"/>
                                    <w:left w:val="none" w:sz="0" w:space="0" w:color="auto"/>
                                    <w:bottom w:val="none" w:sz="0" w:space="0" w:color="auto"/>
                                    <w:right w:val="none" w:sz="0" w:space="0" w:color="auto"/>
                                  </w:divBdr>
                                  <w:divsChild>
                                    <w:div w:id="1116406850">
                                      <w:marLeft w:val="0"/>
                                      <w:marRight w:val="0"/>
                                      <w:marTop w:val="0"/>
                                      <w:marBottom w:val="0"/>
                                      <w:divBdr>
                                        <w:top w:val="none" w:sz="0" w:space="0" w:color="auto"/>
                                        <w:left w:val="none" w:sz="0" w:space="0" w:color="auto"/>
                                        <w:bottom w:val="none" w:sz="0" w:space="0" w:color="auto"/>
                                        <w:right w:val="none" w:sz="0" w:space="0" w:color="auto"/>
                                      </w:divBdr>
                                      <w:divsChild>
                                        <w:div w:id="7429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168632">
              <w:marLeft w:val="0"/>
              <w:marRight w:val="0"/>
              <w:marTop w:val="0"/>
              <w:marBottom w:val="0"/>
              <w:divBdr>
                <w:top w:val="none" w:sz="0" w:space="0" w:color="auto"/>
                <w:left w:val="none" w:sz="0" w:space="0" w:color="auto"/>
                <w:bottom w:val="none" w:sz="0" w:space="0" w:color="auto"/>
                <w:right w:val="none" w:sz="0" w:space="0" w:color="auto"/>
              </w:divBdr>
            </w:div>
            <w:div w:id="1799059465">
              <w:marLeft w:val="0"/>
              <w:marRight w:val="0"/>
              <w:marTop w:val="0"/>
              <w:marBottom w:val="0"/>
              <w:divBdr>
                <w:top w:val="none" w:sz="0" w:space="0" w:color="auto"/>
                <w:left w:val="none" w:sz="0" w:space="0" w:color="auto"/>
                <w:bottom w:val="none" w:sz="0" w:space="0" w:color="auto"/>
                <w:right w:val="none" w:sz="0" w:space="0" w:color="auto"/>
              </w:divBdr>
              <w:divsChild>
                <w:div w:id="1632904150">
                  <w:marLeft w:val="0"/>
                  <w:marRight w:val="0"/>
                  <w:marTop w:val="0"/>
                  <w:marBottom w:val="0"/>
                  <w:divBdr>
                    <w:top w:val="none" w:sz="0" w:space="0" w:color="auto"/>
                    <w:left w:val="none" w:sz="0" w:space="0" w:color="auto"/>
                    <w:bottom w:val="none" w:sz="0" w:space="0" w:color="auto"/>
                    <w:right w:val="none" w:sz="0" w:space="0" w:color="auto"/>
                  </w:divBdr>
                  <w:divsChild>
                    <w:div w:id="21414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3293">
          <w:marLeft w:val="0"/>
          <w:marRight w:val="0"/>
          <w:marTop w:val="0"/>
          <w:marBottom w:val="0"/>
          <w:divBdr>
            <w:top w:val="none" w:sz="0" w:space="0" w:color="auto"/>
            <w:left w:val="none" w:sz="0" w:space="0" w:color="auto"/>
            <w:bottom w:val="none" w:sz="0" w:space="0" w:color="auto"/>
            <w:right w:val="none" w:sz="0" w:space="0" w:color="auto"/>
          </w:divBdr>
          <w:divsChild>
            <w:div w:id="142045300">
              <w:marLeft w:val="0"/>
              <w:marRight w:val="0"/>
              <w:marTop w:val="0"/>
              <w:marBottom w:val="0"/>
              <w:divBdr>
                <w:top w:val="none" w:sz="0" w:space="0" w:color="auto"/>
                <w:left w:val="none" w:sz="0" w:space="0" w:color="auto"/>
                <w:bottom w:val="none" w:sz="0" w:space="0" w:color="auto"/>
                <w:right w:val="none" w:sz="0" w:space="0" w:color="auto"/>
              </w:divBdr>
              <w:divsChild>
                <w:div w:id="1135682539">
                  <w:marLeft w:val="0"/>
                  <w:marRight w:val="0"/>
                  <w:marTop w:val="0"/>
                  <w:marBottom w:val="0"/>
                  <w:divBdr>
                    <w:top w:val="none" w:sz="0" w:space="0" w:color="auto"/>
                    <w:left w:val="none" w:sz="0" w:space="0" w:color="auto"/>
                    <w:bottom w:val="none" w:sz="0" w:space="0" w:color="auto"/>
                    <w:right w:val="none" w:sz="0" w:space="0" w:color="auto"/>
                  </w:divBdr>
                  <w:divsChild>
                    <w:div w:id="1619293981">
                      <w:marLeft w:val="0"/>
                      <w:marRight w:val="0"/>
                      <w:marTop w:val="0"/>
                      <w:marBottom w:val="0"/>
                      <w:divBdr>
                        <w:top w:val="none" w:sz="0" w:space="0" w:color="auto"/>
                        <w:left w:val="none" w:sz="0" w:space="0" w:color="auto"/>
                        <w:bottom w:val="none" w:sz="0" w:space="0" w:color="auto"/>
                        <w:right w:val="none" w:sz="0" w:space="0" w:color="auto"/>
                      </w:divBdr>
                      <w:divsChild>
                        <w:div w:id="340813413">
                          <w:marLeft w:val="0"/>
                          <w:marRight w:val="0"/>
                          <w:marTop w:val="0"/>
                          <w:marBottom w:val="0"/>
                          <w:divBdr>
                            <w:top w:val="none" w:sz="0" w:space="0" w:color="auto"/>
                            <w:left w:val="none" w:sz="0" w:space="0" w:color="auto"/>
                            <w:bottom w:val="none" w:sz="0" w:space="0" w:color="auto"/>
                            <w:right w:val="none" w:sz="0" w:space="0" w:color="auto"/>
                          </w:divBdr>
                          <w:divsChild>
                            <w:div w:id="832909599">
                              <w:marLeft w:val="0"/>
                              <w:marRight w:val="0"/>
                              <w:marTop w:val="0"/>
                              <w:marBottom w:val="0"/>
                              <w:divBdr>
                                <w:top w:val="none" w:sz="0" w:space="0" w:color="auto"/>
                                <w:left w:val="none" w:sz="0" w:space="0" w:color="auto"/>
                                <w:bottom w:val="none" w:sz="0" w:space="0" w:color="auto"/>
                                <w:right w:val="none" w:sz="0" w:space="0" w:color="auto"/>
                              </w:divBdr>
                              <w:divsChild>
                                <w:div w:id="170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446771">
      <w:bodyDiv w:val="1"/>
      <w:marLeft w:val="0"/>
      <w:marRight w:val="0"/>
      <w:marTop w:val="0"/>
      <w:marBottom w:val="0"/>
      <w:divBdr>
        <w:top w:val="none" w:sz="0" w:space="0" w:color="auto"/>
        <w:left w:val="none" w:sz="0" w:space="0" w:color="auto"/>
        <w:bottom w:val="none" w:sz="0" w:space="0" w:color="auto"/>
        <w:right w:val="none" w:sz="0" w:space="0" w:color="auto"/>
      </w:divBdr>
    </w:div>
    <w:div w:id="1206141918">
      <w:bodyDiv w:val="1"/>
      <w:marLeft w:val="0"/>
      <w:marRight w:val="0"/>
      <w:marTop w:val="0"/>
      <w:marBottom w:val="0"/>
      <w:divBdr>
        <w:top w:val="none" w:sz="0" w:space="0" w:color="auto"/>
        <w:left w:val="none" w:sz="0" w:space="0" w:color="auto"/>
        <w:bottom w:val="none" w:sz="0" w:space="0" w:color="auto"/>
        <w:right w:val="none" w:sz="0" w:space="0" w:color="auto"/>
      </w:divBdr>
      <w:divsChild>
        <w:div w:id="23219489">
          <w:marLeft w:val="-420"/>
          <w:marRight w:val="0"/>
          <w:marTop w:val="0"/>
          <w:marBottom w:val="0"/>
          <w:divBdr>
            <w:top w:val="none" w:sz="0" w:space="0" w:color="auto"/>
            <w:left w:val="none" w:sz="0" w:space="0" w:color="auto"/>
            <w:bottom w:val="none" w:sz="0" w:space="0" w:color="auto"/>
            <w:right w:val="none" w:sz="0" w:space="0" w:color="auto"/>
          </w:divBdr>
          <w:divsChild>
            <w:div w:id="1892763496">
              <w:marLeft w:val="0"/>
              <w:marRight w:val="0"/>
              <w:marTop w:val="0"/>
              <w:marBottom w:val="0"/>
              <w:divBdr>
                <w:top w:val="none" w:sz="0" w:space="0" w:color="auto"/>
                <w:left w:val="none" w:sz="0" w:space="0" w:color="auto"/>
                <w:bottom w:val="none" w:sz="0" w:space="0" w:color="auto"/>
                <w:right w:val="none" w:sz="0" w:space="0" w:color="auto"/>
              </w:divBdr>
              <w:divsChild>
                <w:div w:id="72820048">
                  <w:marLeft w:val="0"/>
                  <w:marRight w:val="0"/>
                  <w:marTop w:val="0"/>
                  <w:marBottom w:val="0"/>
                  <w:divBdr>
                    <w:top w:val="none" w:sz="0" w:space="0" w:color="auto"/>
                    <w:left w:val="none" w:sz="0" w:space="0" w:color="auto"/>
                    <w:bottom w:val="none" w:sz="0" w:space="0" w:color="auto"/>
                    <w:right w:val="none" w:sz="0" w:space="0" w:color="auto"/>
                  </w:divBdr>
                  <w:divsChild>
                    <w:div w:id="124742232">
                      <w:marLeft w:val="0"/>
                      <w:marRight w:val="0"/>
                      <w:marTop w:val="0"/>
                      <w:marBottom w:val="0"/>
                      <w:divBdr>
                        <w:top w:val="none" w:sz="0" w:space="0" w:color="auto"/>
                        <w:left w:val="none" w:sz="0" w:space="0" w:color="auto"/>
                        <w:bottom w:val="none" w:sz="0" w:space="0" w:color="auto"/>
                        <w:right w:val="none" w:sz="0" w:space="0" w:color="auto"/>
                      </w:divBdr>
                    </w:div>
                    <w:div w:id="18130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0315">
          <w:marLeft w:val="-420"/>
          <w:marRight w:val="0"/>
          <w:marTop w:val="0"/>
          <w:marBottom w:val="0"/>
          <w:divBdr>
            <w:top w:val="none" w:sz="0" w:space="0" w:color="auto"/>
            <w:left w:val="none" w:sz="0" w:space="0" w:color="auto"/>
            <w:bottom w:val="none" w:sz="0" w:space="0" w:color="auto"/>
            <w:right w:val="none" w:sz="0" w:space="0" w:color="auto"/>
          </w:divBdr>
          <w:divsChild>
            <w:div w:id="100495678">
              <w:marLeft w:val="0"/>
              <w:marRight w:val="0"/>
              <w:marTop w:val="0"/>
              <w:marBottom w:val="0"/>
              <w:divBdr>
                <w:top w:val="none" w:sz="0" w:space="0" w:color="auto"/>
                <w:left w:val="none" w:sz="0" w:space="0" w:color="auto"/>
                <w:bottom w:val="none" w:sz="0" w:space="0" w:color="auto"/>
                <w:right w:val="none" w:sz="0" w:space="0" w:color="auto"/>
              </w:divBdr>
              <w:divsChild>
                <w:div w:id="1338537829">
                  <w:marLeft w:val="0"/>
                  <w:marRight w:val="0"/>
                  <w:marTop w:val="0"/>
                  <w:marBottom w:val="0"/>
                  <w:divBdr>
                    <w:top w:val="none" w:sz="0" w:space="0" w:color="auto"/>
                    <w:left w:val="none" w:sz="0" w:space="0" w:color="auto"/>
                    <w:bottom w:val="none" w:sz="0" w:space="0" w:color="auto"/>
                    <w:right w:val="none" w:sz="0" w:space="0" w:color="auto"/>
                  </w:divBdr>
                  <w:divsChild>
                    <w:div w:id="994802171">
                      <w:marLeft w:val="0"/>
                      <w:marRight w:val="0"/>
                      <w:marTop w:val="0"/>
                      <w:marBottom w:val="0"/>
                      <w:divBdr>
                        <w:top w:val="none" w:sz="0" w:space="0" w:color="auto"/>
                        <w:left w:val="none" w:sz="0" w:space="0" w:color="auto"/>
                        <w:bottom w:val="none" w:sz="0" w:space="0" w:color="auto"/>
                        <w:right w:val="none" w:sz="0" w:space="0" w:color="auto"/>
                      </w:divBdr>
                    </w:div>
                    <w:div w:id="20504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637261">
          <w:marLeft w:val="-420"/>
          <w:marRight w:val="0"/>
          <w:marTop w:val="0"/>
          <w:marBottom w:val="0"/>
          <w:divBdr>
            <w:top w:val="none" w:sz="0" w:space="0" w:color="auto"/>
            <w:left w:val="none" w:sz="0" w:space="0" w:color="auto"/>
            <w:bottom w:val="none" w:sz="0" w:space="0" w:color="auto"/>
            <w:right w:val="none" w:sz="0" w:space="0" w:color="auto"/>
          </w:divBdr>
          <w:divsChild>
            <w:div w:id="1150637276">
              <w:marLeft w:val="0"/>
              <w:marRight w:val="0"/>
              <w:marTop w:val="0"/>
              <w:marBottom w:val="0"/>
              <w:divBdr>
                <w:top w:val="none" w:sz="0" w:space="0" w:color="auto"/>
                <w:left w:val="none" w:sz="0" w:space="0" w:color="auto"/>
                <w:bottom w:val="none" w:sz="0" w:space="0" w:color="auto"/>
                <w:right w:val="none" w:sz="0" w:space="0" w:color="auto"/>
              </w:divBdr>
              <w:divsChild>
                <w:div w:id="1796362107">
                  <w:marLeft w:val="0"/>
                  <w:marRight w:val="0"/>
                  <w:marTop w:val="0"/>
                  <w:marBottom w:val="0"/>
                  <w:divBdr>
                    <w:top w:val="none" w:sz="0" w:space="0" w:color="auto"/>
                    <w:left w:val="none" w:sz="0" w:space="0" w:color="auto"/>
                    <w:bottom w:val="none" w:sz="0" w:space="0" w:color="auto"/>
                    <w:right w:val="none" w:sz="0" w:space="0" w:color="auto"/>
                  </w:divBdr>
                  <w:divsChild>
                    <w:div w:id="1758013319">
                      <w:marLeft w:val="0"/>
                      <w:marRight w:val="0"/>
                      <w:marTop w:val="0"/>
                      <w:marBottom w:val="0"/>
                      <w:divBdr>
                        <w:top w:val="none" w:sz="0" w:space="0" w:color="auto"/>
                        <w:left w:val="none" w:sz="0" w:space="0" w:color="auto"/>
                        <w:bottom w:val="none" w:sz="0" w:space="0" w:color="auto"/>
                        <w:right w:val="none" w:sz="0" w:space="0" w:color="auto"/>
                      </w:divBdr>
                    </w:div>
                    <w:div w:id="21118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7217">
          <w:marLeft w:val="-420"/>
          <w:marRight w:val="0"/>
          <w:marTop w:val="0"/>
          <w:marBottom w:val="0"/>
          <w:divBdr>
            <w:top w:val="none" w:sz="0" w:space="0" w:color="auto"/>
            <w:left w:val="none" w:sz="0" w:space="0" w:color="auto"/>
            <w:bottom w:val="none" w:sz="0" w:space="0" w:color="auto"/>
            <w:right w:val="none" w:sz="0" w:space="0" w:color="auto"/>
          </w:divBdr>
          <w:divsChild>
            <w:div w:id="992872750">
              <w:marLeft w:val="0"/>
              <w:marRight w:val="0"/>
              <w:marTop w:val="0"/>
              <w:marBottom w:val="0"/>
              <w:divBdr>
                <w:top w:val="none" w:sz="0" w:space="0" w:color="auto"/>
                <w:left w:val="none" w:sz="0" w:space="0" w:color="auto"/>
                <w:bottom w:val="none" w:sz="0" w:space="0" w:color="auto"/>
                <w:right w:val="none" w:sz="0" w:space="0" w:color="auto"/>
              </w:divBdr>
              <w:divsChild>
                <w:div w:id="335114570">
                  <w:marLeft w:val="0"/>
                  <w:marRight w:val="0"/>
                  <w:marTop w:val="0"/>
                  <w:marBottom w:val="0"/>
                  <w:divBdr>
                    <w:top w:val="none" w:sz="0" w:space="0" w:color="auto"/>
                    <w:left w:val="none" w:sz="0" w:space="0" w:color="auto"/>
                    <w:bottom w:val="none" w:sz="0" w:space="0" w:color="auto"/>
                    <w:right w:val="none" w:sz="0" w:space="0" w:color="auto"/>
                  </w:divBdr>
                  <w:divsChild>
                    <w:div w:id="681660859">
                      <w:marLeft w:val="0"/>
                      <w:marRight w:val="0"/>
                      <w:marTop w:val="0"/>
                      <w:marBottom w:val="0"/>
                      <w:divBdr>
                        <w:top w:val="none" w:sz="0" w:space="0" w:color="auto"/>
                        <w:left w:val="none" w:sz="0" w:space="0" w:color="auto"/>
                        <w:bottom w:val="none" w:sz="0" w:space="0" w:color="auto"/>
                        <w:right w:val="none" w:sz="0" w:space="0" w:color="auto"/>
                      </w:divBdr>
                    </w:div>
                    <w:div w:id="11862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370594">
      <w:bodyDiv w:val="1"/>
      <w:marLeft w:val="0"/>
      <w:marRight w:val="0"/>
      <w:marTop w:val="0"/>
      <w:marBottom w:val="0"/>
      <w:divBdr>
        <w:top w:val="none" w:sz="0" w:space="0" w:color="auto"/>
        <w:left w:val="none" w:sz="0" w:space="0" w:color="auto"/>
        <w:bottom w:val="none" w:sz="0" w:space="0" w:color="auto"/>
        <w:right w:val="none" w:sz="0" w:space="0" w:color="auto"/>
      </w:divBdr>
      <w:divsChild>
        <w:div w:id="184950424">
          <w:marLeft w:val="0"/>
          <w:marRight w:val="0"/>
          <w:marTop w:val="0"/>
          <w:marBottom w:val="0"/>
          <w:divBdr>
            <w:top w:val="none" w:sz="0" w:space="0" w:color="auto"/>
            <w:left w:val="none" w:sz="0" w:space="0" w:color="auto"/>
            <w:bottom w:val="none" w:sz="0" w:space="0" w:color="auto"/>
            <w:right w:val="none" w:sz="0" w:space="0" w:color="auto"/>
          </w:divBdr>
          <w:divsChild>
            <w:div w:id="771900704">
              <w:marLeft w:val="0"/>
              <w:marRight w:val="0"/>
              <w:marTop w:val="0"/>
              <w:marBottom w:val="0"/>
              <w:divBdr>
                <w:top w:val="none" w:sz="0" w:space="0" w:color="auto"/>
                <w:left w:val="none" w:sz="0" w:space="0" w:color="auto"/>
                <w:bottom w:val="none" w:sz="0" w:space="0" w:color="auto"/>
                <w:right w:val="none" w:sz="0" w:space="0" w:color="auto"/>
              </w:divBdr>
              <w:divsChild>
                <w:div w:id="448016725">
                  <w:marLeft w:val="0"/>
                  <w:marRight w:val="0"/>
                  <w:marTop w:val="0"/>
                  <w:marBottom w:val="0"/>
                  <w:divBdr>
                    <w:top w:val="none" w:sz="0" w:space="0" w:color="auto"/>
                    <w:left w:val="none" w:sz="0" w:space="0" w:color="auto"/>
                    <w:bottom w:val="none" w:sz="0" w:space="0" w:color="auto"/>
                    <w:right w:val="none" w:sz="0" w:space="0" w:color="auto"/>
                  </w:divBdr>
                  <w:divsChild>
                    <w:div w:id="303971223">
                      <w:marLeft w:val="0"/>
                      <w:marRight w:val="0"/>
                      <w:marTop w:val="0"/>
                      <w:marBottom w:val="0"/>
                      <w:divBdr>
                        <w:top w:val="none" w:sz="0" w:space="0" w:color="auto"/>
                        <w:left w:val="none" w:sz="0" w:space="0" w:color="auto"/>
                        <w:bottom w:val="none" w:sz="0" w:space="0" w:color="auto"/>
                        <w:right w:val="none" w:sz="0" w:space="0" w:color="auto"/>
                      </w:divBdr>
                      <w:divsChild>
                        <w:div w:id="373429390">
                          <w:marLeft w:val="0"/>
                          <w:marRight w:val="0"/>
                          <w:marTop w:val="0"/>
                          <w:marBottom w:val="0"/>
                          <w:divBdr>
                            <w:top w:val="none" w:sz="0" w:space="0" w:color="auto"/>
                            <w:left w:val="none" w:sz="0" w:space="0" w:color="auto"/>
                            <w:bottom w:val="none" w:sz="0" w:space="0" w:color="auto"/>
                            <w:right w:val="none" w:sz="0" w:space="0" w:color="auto"/>
                          </w:divBdr>
                          <w:divsChild>
                            <w:div w:id="2007397905">
                              <w:marLeft w:val="0"/>
                              <w:marRight w:val="0"/>
                              <w:marTop w:val="0"/>
                              <w:marBottom w:val="0"/>
                              <w:divBdr>
                                <w:top w:val="none" w:sz="0" w:space="0" w:color="auto"/>
                                <w:left w:val="none" w:sz="0" w:space="0" w:color="auto"/>
                                <w:bottom w:val="none" w:sz="0" w:space="0" w:color="auto"/>
                                <w:right w:val="none" w:sz="0" w:space="0" w:color="auto"/>
                              </w:divBdr>
                              <w:divsChild>
                                <w:div w:id="494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218">
                          <w:marLeft w:val="0"/>
                          <w:marRight w:val="0"/>
                          <w:marTop w:val="0"/>
                          <w:marBottom w:val="0"/>
                          <w:divBdr>
                            <w:top w:val="none" w:sz="0" w:space="0" w:color="auto"/>
                            <w:left w:val="none" w:sz="0" w:space="0" w:color="auto"/>
                            <w:bottom w:val="none" w:sz="0" w:space="0" w:color="auto"/>
                            <w:right w:val="none" w:sz="0" w:space="0" w:color="auto"/>
                          </w:divBdr>
                          <w:divsChild>
                            <w:div w:id="2063864821">
                              <w:marLeft w:val="0"/>
                              <w:marRight w:val="0"/>
                              <w:marTop w:val="0"/>
                              <w:marBottom w:val="0"/>
                              <w:divBdr>
                                <w:top w:val="none" w:sz="0" w:space="0" w:color="auto"/>
                                <w:left w:val="none" w:sz="0" w:space="0" w:color="auto"/>
                                <w:bottom w:val="none" w:sz="0" w:space="0" w:color="auto"/>
                                <w:right w:val="none" w:sz="0" w:space="0" w:color="auto"/>
                              </w:divBdr>
                              <w:divsChild>
                                <w:div w:id="1558392321">
                                  <w:marLeft w:val="0"/>
                                  <w:marRight w:val="0"/>
                                  <w:marTop w:val="0"/>
                                  <w:marBottom w:val="0"/>
                                  <w:divBdr>
                                    <w:top w:val="none" w:sz="0" w:space="0" w:color="auto"/>
                                    <w:left w:val="none" w:sz="0" w:space="0" w:color="auto"/>
                                    <w:bottom w:val="none" w:sz="0" w:space="0" w:color="auto"/>
                                    <w:right w:val="none" w:sz="0" w:space="0" w:color="auto"/>
                                  </w:divBdr>
                                  <w:divsChild>
                                    <w:div w:id="1970285897">
                                      <w:marLeft w:val="0"/>
                                      <w:marRight w:val="0"/>
                                      <w:marTop w:val="0"/>
                                      <w:marBottom w:val="0"/>
                                      <w:divBdr>
                                        <w:top w:val="none" w:sz="0" w:space="0" w:color="auto"/>
                                        <w:left w:val="none" w:sz="0" w:space="0" w:color="auto"/>
                                        <w:bottom w:val="none" w:sz="0" w:space="0" w:color="auto"/>
                                        <w:right w:val="none" w:sz="0" w:space="0" w:color="auto"/>
                                      </w:divBdr>
                                      <w:divsChild>
                                        <w:div w:id="11779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407058">
              <w:marLeft w:val="0"/>
              <w:marRight w:val="0"/>
              <w:marTop w:val="0"/>
              <w:marBottom w:val="0"/>
              <w:divBdr>
                <w:top w:val="none" w:sz="0" w:space="0" w:color="auto"/>
                <w:left w:val="none" w:sz="0" w:space="0" w:color="auto"/>
                <w:bottom w:val="none" w:sz="0" w:space="0" w:color="auto"/>
                <w:right w:val="none" w:sz="0" w:space="0" w:color="auto"/>
              </w:divBdr>
              <w:divsChild>
                <w:div w:id="131753509">
                  <w:marLeft w:val="0"/>
                  <w:marRight w:val="0"/>
                  <w:marTop w:val="0"/>
                  <w:marBottom w:val="0"/>
                  <w:divBdr>
                    <w:top w:val="none" w:sz="0" w:space="0" w:color="auto"/>
                    <w:left w:val="none" w:sz="0" w:space="0" w:color="auto"/>
                    <w:bottom w:val="none" w:sz="0" w:space="0" w:color="auto"/>
                    <w:right w:val="none" w:sz="0" w:space="0" w:color="auto"/>
                  </w:divBdr>
                  <w:divsChild>
                    <w:div w:id="11420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4072">
              <w:marLeft w:val="0"/>
              <w:marRight w:val="0"/>
              <w:marTop w:val="0"/>
              <w:marBottom w:val="0"/>
              <w:divBdr>
                <w:top w:val="none" w:sz="0" w:space="0" w:color="auto"/>
                <w:left w:val="none" w:sz="0" w:space="0" w:color="auto"/>
                <w:bottom w:val="none" w:sz="0" w:space="0" w:color="auto"/>
                <w:right w:val="none" w:sz="0" w:space="0" w:color="auto"/>
              </w:divBdr>
            </w:div>
          </w:divsChild>
        </w:div>
        <w:div w:id="2094277887">
          <w:marLeft w:val="0"/>
          <w:marRight w:val="0"/>
          <w:marTop w:val="0"/>
          <w:marBottom w:val="0"/>
          <w:divBdr>
            <w:top w:val="none" w:sz="0" w:space="0" w:color="auto"/>
            <w:left w:val="none" w:sz="0" w:space="0" w:color="auto"/>
            <w:bottom w:val="none" w:sz="0" w:space="0" w:color="auto"/>
            <w:right w:val="none" w:sz="0" w:space="0" w:color="auto"/>
          </w:divBdr>
          <w:divsChild>
            <w:div w:id="460655516">
              <w:marLeft w:val="0"/>
              <w:marRight w:val="0"/>
              <w:marTop w:val="0"/>
              <w:marBottom w:val="0"/>
              <w:divBdr>
                <w:top w:val="none" w:sz="0" w:space="0" w:color="auto"/>
                <w:left w:val="none" w:sz="0" w:space="0" w:color="auto"/>
                <w:bottom w:val="none" w:sz="0" w:space="0" w:color="auto"/>
                <w:right w:val="none" w:sz="0" w:space="0" w:color="auto"/>
              </w:divBdr>
              <w:divsChild>
                <w:div w:id="898705578">
                  <w:marLeft w:val="0"/>
                  <w:marRight w:val="0"/>
                  <w:marTop w:val="0"/>
                  <w:marBottom w:val="0"/>
                  <w:divBdr>
                    <w:top w:val="none" w:sz="0" w:space="0" w:color="auto"/>
                    <w:left w:val="none" w:sz="0" w:space="0" w:color="auto"/>
                    <w:bottom w:val="none" w:sz="0" w:space="0" w:color="auto"/>
                    <w:right w:val="none" w:sz="0" w:space="0" w:color="auto"/>
                  </w:divBdr>
                  <w:divsChild>
                    <w:div w:id="1241982850">
                      <w:marLeft w:val="0"/>
                      <w:marRight w:val="0"/>
                      <w:marTop w:val="0"/>
                      <w:marBottom w:val="0"/>
                      <w:divBdr>
                        <w:top w:val="none" w:sz="0" w:space="0" w:color="auto"/>
                        <w:left w:val="none" w:sz="0" w:space="0" w:color="auto"/>
                        <w:bottom w:val="none" w:sz="0" w:space="0" w:color="auto"/>
                        <w:right w:val="none" w:sz="0" w:space="0" w:color="auto"/>
                      </w:divBdr>
                      <w:divsChild>
                        <w:div w:id="992637458">
                          <w:marLeft w:val="0"/>
                          <w:marRight w:val="0"/>
                          <w:marTop w:val="0"/>
                          <w:marBottom w:val="0"/>
                          <w:divBdr>
                            <w:top w:val="none" w:sz="0" w:space="0" w:color="auto"/>
                            <w:left w:val="none" w:sz="0" w:space="0" w:color="auto"/>
                            <w:bottom w:val="none" w:sz="0" w:space="0" w:color="auto"/>
                            <w:right w:val="none" w:sz="0" w:space="0" w:color="auto"/>
                          </w:divBdr>
                          <w:divsChild>
                            <w:div w:id="2029678651">
                              <w:marLeft w:val="0"/>
                              <w:marRight w:val="0"/>
                              <w:marTop w:val="0"/>
                              <w:marBottom w:val="0"/>
                              <w:divBdr>
                                <w:top w:val="none" w:sz="0" w:space="0" w:color="auto"/>
                                <w:left w:val="none" w:sz="0" w:space="0" w:color="auto"/>
                                <w:bottom w:val="none" w:sz="0" w:space="0" w:color="auto"/>
                                <w:right w:val="none" w:sz="0" w:space="0" w:color="auto"/>
                              </w:divBdr>
                              <w:divsChild>
                                <w:div w:id="14399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356059">
      <w:bodyDiv w:val="1"/>
      <w:marLeft w:val="0"/>
      <w:marRight w:val="0"/>
      <w:marTop w:val="0"/>
      <w:marBottom w:val="0"/>
      <w:divBdr>
        <w:top w:val="none" w:sz="0" w:space="0" w:color="auto"/>
        <w:left w:val="none" w:sz="0" w:space="0" w:color="auto"/>
        <w:bottom w:val="none" w:sz="0" w:space="0" w:color="auto"/>
        <w:right w:val="none" w:sz="0" w:space="0" w:color="auto"/>
      </w:divBdr>
      <w:divsChild>
        <w:div w:id="407768311">
          <w:marLeft w:val="-420"/>
          <w:marRight w:val="0"/>
          <w:marTop w:val="0"/>
          <w:marBottom w:val="0"/>
          <w:divBdr>
            <w:top w:val="none" w:sz="0" w:space="0" w:color="auto"/>
            <w:left w:val="none" w:sz="0" w:space="0" w:color="auto"/>
            <w:bottom w:val="none" w:sz="0" w:space="0" w:color="auto"/>
            <w:right w:val="none" w:sz="0" w:space="0" w:color="auto"/>
          </w:divBdr>
          <w:divsChild>
            <w:div w:id="1121800325">
              <w:marLeft w:val="0"/>
              <w:marRight w:val="0"/>
              <w:marTop w:val="0"/>
              <w:marBottom w:val="0"/>
              <w:divBdr>
                <w:top w:val="none" w:sz="0" w:space="0" w:color="auto"/>
                <w:left w:val="none" w:sz="0" w:space="0" w:color="auto"/>
                <w:bottom w:val="none" w:sz="0" w:space="0" w:color="auto"/>
                <w:right w:val="none" w:sz="0" w:space="0" w:color="auto"/>
              </w:divBdr>
              <w:divsChild>
                <w:div w:id="1518160182">
                  <w:marLeft w:val="0"/>
                  <w:marRight w:val="0"/>
                  <w:marTop w:val="0"/>
                  <w:marBottom w:val="0"/>
                  <w:divBdr>
                    <w:top w:val="none" w:sz="0" w:space="0" w:color="auto"/>
                    <w:left w:val="none" w:sz="0" w:space="0" w:color="auto"/>
                    <w:bottom w:val="none" w:sz="0" w:space="0" w:color="auto"/>
                    <w:right w:val="none" w:sz="0" w:space="0" w:color="auto"/>
                  </w:divBdr>
                  <w:divsChild>
                    <w:div w:id="556673740">
                      <w:marLeft w:val="0"/>
                      <w:marRight w:val="0"/>
                      <w:marTop w:val="0"/>
                      <w:marBottom w:val="0"/>
                      <w:divBdr>
                        <w:top w:val="none" w:sz="0" w:space="0" w:color="auto"/>
                        <w:left w:val="none" w:sz="0" w:space="0" w:color="auto"/>
                        <w:bottom w:val="none" w:sz="0" w:space="0" w:color="auto"/>
                        <w:right w:val="none" w:sz="0" w:space="0" w:color="auto"/>
                      </w:divBdr>
                    </w:div>
                    <w:div w:id="89497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0648">
          <w:marLeft w:val="-420"/>
          <w:marRight w:val="0"/>
          <w:marTop w:val="0"/>
          <w:marBottom w:val="0"/>
          <w:divBdr>
            <w:top w:val="none" w:sz="0" w:space="0" w:color="auto"/>
            <w:left w:val="none" w:sz="0" w:space="0" w:color="auto"/>
            <w:bottom w:val="none" w:sz="0" w:space="0" w:color="auto"/>
            <w:right w:val="none" w:sz="0" w:space="0" w:color="auto"/>
          </w:divBdr>
          <w:divsChild>
            <w:div w:id="164589543">
              <w:marLeft w:val="0"/>
              <w:marRight w:val="0"/>
              <w:marTop w:val="0"/>
              <w:marBottom w:val="0"/>
              <w:divBdr>
                <w:top w:val="none" w:sz="0" w:space="0" w:color="auto"/>
                <w:left w:val="none" w:sz="0" w:space="0" w:color="auto"/>
                <w:bottom w:val="none" w:sz="0" w:space="0" w:color="auto"/>
                <w:right w:val="none" w:sz="0" w:space="0" w:color="auto"/>
              </w:divBdr>
              <w:divsChild>
                <w:div w:id="424377203">
                  <w:marLeft w:val="0"/>
                  <w:marRight w:val="0"/>
                  <w:marTop w:val="0"/>
                  <w:marBottom w:val="0"/>
                  <w:divBdr>
                    <w:top w:val="none" w:sz="0" w:space="0" w:color="auto"/>
                    <w:left w:val="none" w:sz="0" w:space="0" w:color="auto"/>
                    <w:bottom w:val="none" w:sz="0" w:space="0" w:color="auto"/>
                    <w:right w:val="none" w:sz="0" w:space="0" w:color="auto"/>
                  </w:divBdr>
                  <w:divsChild>
                    <w:div w:id="991056135">
                      <w:marLeft w:val="0"/>
                      <w:marRight w:val="0"/>
                      <w:marTop w:val="0"/>
                      <w:marBottom w:val="0"/>
                      <w:divBdr>
                        <w:top w:val="none" w:sz="0" w:space="0" w:color="auto"/>
                        <w:left w:val="none" w:sz="0" w:space="0" w:color="auto"/>
                        <w:bottom w:val="none" w:sz="0" w:space="0" w:color="auto"/>
                        <w:right w:val="none" w:sz="0" w:space="0" w:color="auto"/>
                      </w:divBdr>
                    </w:div>
                    <w:div w:id="1107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4709">
          <w:marLeft w:val="-420"/>
          <w:marRight w:val="0"/>
          <w:marTop w:val="0"/>
          <w:marBottom w:val="0"/>
          <w:divBdr>
            <w:top w:val="none" w:sz="0" w:space="0" w:color="auto"/>
            <w:left w:val="none" w:sz="0" w:space="0" w:color="auto"/>
            <w:bottom w:val="none" w:sz="0" w:space="0" w:color="auto"/>
            <w:right w:val="none" w:sz="0" w:space="0" w:color="auto"/>
          </w:divBdr>
          <w:divsChild>
            <w:div w:id="576329635">
              <w:marLeft w:val="0"/>
              <w:marRight w:val="0"/>
              <w:marTop w:val="0"/>
              <w:marBottom w:val="0"/>
              <w:divBdr>
                <w:top w:val="none" w:sz="0" w:space="0" w:color="auto"/>
                <w:left w:val="none" w:sz="0" w:space="0" w:color="auto"/>
                <w:bottom w:val="none" w:sz="0" w:space="0" w:color="auto"/>
                <w:right w:val="none" w:sz="0" w:space="0" w:color="auto"/>
              </w:divBdr>
              <w:divsChild>
                <w:div w:id="619725219">
                  <w:marLeft w:val="0"/>
                  <w:marRight w:val="0"/>
                  <w:marTop w:val="0"/>
                  <w:marBottom w:val="0"/>
                  <w:divBdr>
                    <w:top w:val="none" w:sz="0" w:space="0" w:color="auto"/>
                    <w:left w:val="none" w:sz="0" w:space="0" w:color="auto"/>
                    <w:bottom w:val="none" w:sz="0" w:space="0" w:color="auto"/>
                    <w:right w:val="none" w:sz="0" w:space="0" w:color="auto"/>
                  </w:divBdr>
                  <w:divsChild>
                    <w:div w:id="1036084846">
                      <w:marLeft w:val="0"/>
                      <w:marRight w:val="0"/>
                      <w:marTop w:val="0"/>
                      <w:marBottom w:val="0"/>
                      <w:divBdr>
                        <w:top w:val="none" w:sz="0" w:space="0" w:color="auto"/>
                        <w:left w:val="none" w:sz="0" w:space="0" w:color="auto"/>
                        <w:bottom w:val="none" w:sz="0" w:space="0" w:color="auto"/>
                        <w:right w:val="none" w:sz="0" w:space="0" w:color="auto"/>
                      </w:divBdr>
                    </w:div>
                    <w:div w:id="20422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5613">
          <w:marLeft w:val="-420"/>
          <w:marRight w:val="0"/>
          <w:marTop w:val="0"/>
          <w:marBottom w:val="0"/>
          <w:divBdr>
            <w:top w:val="none" w:sz="0" w:space="0" w:color="auto"/>
            <w:left w:val="none" w:sz="0" w:space="0" w:color="auto"/>
            <w:bottom w:val="none" w:sz="0" w:space="0" w:color="auto"/>
            <w:right w:val="none" w:sz="0" w:space="0" w:color="auto"/>
          </w:divBdr>
          <w:divsChild>
            <w:div w:id="1683120672">
              <w:marLeft w:val="0"/>
              <w:marRight w:val="0"/>
              <w:marTop w:val="0"/>
              <w:marBottom w:val="0"/>
              <w:divBdr>
                <w:top w:val="none" w:sz="0" w:space="0" w:color="auto"/>
                <w:left w:val="none" w:sz="0" w:space="0" w:color="auto"/>
                <w:bottom w:val="none" w:sz="0" w:space="0" w:color="auto"/>
                <w:right w:val="none" w:sz="0" w:space="0" w:color="auto"/>
              </w:divBdr>
              <w:divsChild>
                <w:div w:id="433328876">
                  <w:marLeft w:val="0"/>
                  <w:marRight w:val="0"/>
                  <w:marTop w:val="0"/>
                  <w:marBottom w:val="0"/>
                  <w:divBdr>
                    <w:top w:val="none" w:sz="0" w:space="0" w:color="auto"/>
                    <w:left w:val="none" w:sz="0" w:space="0" w:color="auto"/>
                    <w:bottom w:val="none" w:sz="0" w:space="0" w:color="auto"/>
                    <w:right w:val="none" w:sz="0" w:space="0" w:color="auto"/>
                  </w:divBdr>
                  <w:divsChild>
                    <w:div w:id="349646268">
                      <w:marLeft w:val="0"/>
                      <w:marRight w:val="0"/>
                      <w:marTop w:val="0"/>
                      <w:marBottom w:val="0"/>
                      <w:divBdr>
                        <w:top w:val="none" w:sz="0" w:space="0" w:color="auto"/>
                        <w:left w:val="none" w:sz="0" w:space="0" w:color="auto"/>
                        <w:bottom w:val="none" w:sz="0" w:space="0" w:color="auto"/>
                        <w:right w:val="none" w:sz="0" w:space="0" w:color="auto"/>
                      </w:divBdr>
                    </w:div>
                    <w:div w:id="19168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181536">
      <w:bodyDiv w:val="1"/>
      <w:marLeft w:val="0"/>
      <w:marRight w:val="0"/>
      <w:marTop w:val="0"/>
      <w:marBottom w:val="0"/>
      <w:divBdr>
        <w:top w:val="none" w:sz="0" w:space="0" w:color="auto"/>
        <w:left w:val="none" w:sz="0" w:space="0" w:color="auto"/>
        <w:bottom w:val="none" w:sz="0" w:space="0" w:color="auto"/>
        <w:right w:val="none" w:sz="0" w:space="0" w:color="auto"/>
      </w:divBdr>
    </w:div>
    <w:div w:id="1558469721">
      <w:bodyDiv w:val="1"/>
      <w:marLeft w:val="0"/>
      <w:marRight w:val="0"/>
      <w:marTop w:val="0"/>
      <w:marBottom w:val="0"/>
      <w:divBdr>
        <w:top w:val="none" w:sz="0" w:space="0" w:color="auto"/>
        <w:left w:val="none" w:sz="0" w:space="0" w:color="auto"/>
        <w:bottom w:val="none" w:sz="0" w:space="0" w:color="auto"/>
        <w:right w:val="none" w:sz="0" w:space="0" w:color="auto"/>
      </w:divBdr>
    </w:div>
    <w:div w:id="1809393395">
      <w:bodyDiv w:val="1"/>
      <w:marLeft w:val="0"/>
      <w:marRight w:val="0"/>
      <w:marTop w:val="0"/>
      <w:marBottom w:val="0"/>
      <w:divBdr>
        <w:top w:val="none" w:sz="0" w:space="0" w:color="auto"/>
        <w:left w:val="none" w:sz="0" w:space="0" w:color="auto"/>
        <w:bottom w:val="none" w:sz="0" w:space="0" w:color="auto"/>
        <w:right w:val="none" w:sz="0" w:space="0" w:color="auto"/>
      </w:divBdr>
    </w:div>
    <w:div w:id="1821456605">
      <w:bodyDiv w:val="1"/>
      <w:marLeft w:val="0"/>
      <w:marRight w:val="0"/>
      <w:marTop w:val="0"/>
      <w:marBottom w:val="0"/>
      <w:divBdr>
        <w:top w:val="none" w:sz="0" w:space="0" w:color="auto"/>
        <w:left w:val="none" w:sz="0" w:space="0" w:color="auto"/>
        <w:bottom w:val="none" w:sz="0" w:space="0" w:color="auto"/>
        <w:right w:val="none" w:sz="0" w:space="0" w:color="auto"/>
      </w:divBdr>
      <w:divsChild>
        <w:div w:id="247812538">
          <w:marLeft w:val="0"/>
          <w:marRight w:val="0"/>
          <w:marTop w:val="0"/>
          <w:marBottom w:val="0"/>
          <w:divBdr>
            <w:top w:val="none" w:sz="0" w:space="0" w:color="auto"/>
            <w:left w:val="none" w:sz="0" w:space="0" w:color="auto"/>
            <w:bottom w:val="none" w:sz="0" w:space="0" w:color="auto"/>
            <w:right w:val="none" w:sz="0" w:space="0" w:color="auto"/>
          </w:divBdr>
          <w:divsChild>
            <w:div w:id="864682098">
              <w:marLeft w:val="0"/>
              <w:marRight w:val="0"/>
              <w:marTop w:val="0"/>
              <w:marBottom w:val="0"/>
              <w:divBdr>
                <w:top w:val="none" w:sz="0" w:space="0" w:color="auto"/>
                <w:left w:val="none" w:sz="0" w:space="0" w:color="auto"/>
                <w:bottom w:val="none" w:sz="0" w:space="0" w:color="auto"/>
                <w:right w:val="none" w:sz="0" w:space="0" w:color="auto"/>
              </w:divBdr>
              <w:divsChild>
                <w:div w:id="192497473">
                  <w:marLeft w:val="0"/>
                  <w:marRight w:val="0"/>
                  <w:marTop w:val="0"/>
                  <w:marBottom w:val="0"/>
                  <w:divBdr>
                    <w:top w:val="none" w:sz="0" w:space="0" w:color="auto"/>
                    <w:left w:val="none" w:sz="0" w:space="0" w:color="auto"/>
                    <w:bottom w:val="none" w:sz="0" w:space="0" w:color="auto"/>
                    <w:right w:val="none" w:sz="0" w:space="0" w:color="auto"/>
                  </w:divBdr>
                  <w:divsChild>
                    <w:div w:id="591166703">
                      <w:marLeft w:val="0"/>
                      <w:marRight w:val="0"/>
                      <w:marTop w:val="0"/>
                      <w:marBottom w:val="0"/>
                      <w:divBdr>
                        <w:top w:val="none" w:sz="0" w:space="0" w:color="auto"/>
                        <w:left w:val="none" w:sz="0" w:space="0" w:color="auto"/>
                        <w:bottom w:val="none" w:sz="0" w:space="0" w:color="auto"/>
                        <w:right w:val="none" w:sz="0" w:space="0" w:color="auto"/>
                      </w:divBdr>
                      <w:divsChild>
                        <w:div w:id="492140797">
                          <w:marLeft w:val="0"/>
                          <w:marRight w:val="0"/>
                          <w:marTop w:val="0"/>
                          <w:marBottom w:val="0"/>
                          <w:divBdr>
                            <w:top w:val="none" w:sz="0" w:space="0" w:color="auto"/>
                            <w:left w:val="none" w:sz="0" w:space="0" w:color="auto"/>
                            <w:bottom w:val="none" w:sz="0" w:space="0" w:color="auto"/>
                            <w:right w:val="none" w:sz="0" w:space="0" w:color="auto"/>
                          </w:divBdr>
                          <w:divsChild>
                            <w:div w:id="1711101555">
                              <w:marLeft w:val="0"/>
                              <w:marRight w:val="0"/>
                              <w:marTop w:val="0"/>
                              <w:marBottom w:val="0"/>
                              <w:divBdr>
                                <w:top w:val="none" w:sz="0" w:space="0" w:color="auto"/>
                                <w:left w:val="none" w:sz="0" w:space="0" w:color="auto"/>
                                <w:bottom w:val="none" w:sz="0" w:space="0" w:color="auto"/>
                                <w:right w:val="none" w:sz="0" w:space="0" w:color="auto"/>
                              </w:divBdr>
                              <w:divsChild>
                                <w:div w:id="12613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696835">
          <w:marLeft w:val="0"/>
          <w:marRight w:val="0"/>
          <w:marTop w:val="0"/>
          <w:marBottom w:val="0"/>
          <w:divBdr>
            <w:top w:val="none" w:sz="0" w:space="0" w:color="auto"/>
            <w:left w:val="none" w:sz="0" w:space="0" w:color="auto"/>
            <w:bottom w:val="none" w:sz="0" w:space="0" w:color="auto"/>
            <w:right w:val="none" w:sz="0" w:space="0" w:color="auto"/>
          </w:divBdr>
          <w:divsChild>
            <w:div w:id="879317063">
              <w:marLeft w:val="0"/>
              <w:marRight w:val="0"/>
              <w:marTop w:val="0"/>
              <w:marBottom w:val="0"/>
              <w:divBdr>
                <w:top w:val="none" w:sz="0" w:space="0" w:color="auto"/>
                <w:left w:val="none" w:sz="0" w:space="0" w:color="auto"/>
                <w:bottom w:val="none" w:sz="0" w:space="0" w:color="auto"/>
                <w:right w:val="none" w:sz="0" w:space="0" w:color="auto"/>
              </w:divBdr>
              <w:divsChild>
                <w:div w:id="143358085">
                  <w:marLeft w:val="0"/>
                  <w:marRight w:val="0"/>
                  <w:marTop w:val="0"/>
                  <w:marBottom w:val="0"/>
                  <w:divBdr>
                    <w:top w:val="none" w:sz="0" w:space="0" w:color="auto"/>
                    <w:left w:val="none" w:sz="0" w:space="0" w:color="auto"/>
                    <w:bottom w:val="none" w:sz="0" w:space="0" w:color="auto"/>
                    <w:right w:val="none" w:sz="0" w:space="0" w:color="auto"/>
                  </w:divBdr>
                  <w:divsChild>
                    <w:div w:id="7584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90935">
              <w:marLeft w:val="0"/>
              <w:marRight w:val="0"/>
              <w:marTop w:val="0"/>
              <w:marBottom w:val="0"/>
              <w:divBdr>
                <w:top w:val="none" w:sz="0" w:space="0" w:color="auto"/>
                <w:left w:val="none" w:sz="0" w:space="0" w:color="auto"/>
                <w:bottom w:val="none" w:sz="0" w:space="0" w:color="auto"/>
                <w:right w:val="none" w:sz="0" w:space="0" w:color="auto"/>
              </w:divBdr>
              <w:divsChild>
                <w:div w:id="987781788">
                  <w:marLeft w:val="0"/>
                  <w:marRight w:val="0"/>
                  <w:marTop w:val="0"/>
                  <w:marBottom w:val="0"/>
                  <w:divBdr>
                    <w:top w:val="none" w:sz="0" w:space="0" w:color="auto"/>
                    <w:left w:val="none" w:sz="0" w:space="0" w:color="auto"/>
                    <w:bottom w:val="none" w:sz="0" w:space="0" w:color="auto"/>
                    <w:right w:val="none" w:sz="0" w:space="0" w:color="auto"/>
                  </w:divBdr>
                  <w:divsChild>
                    <w:div w:id="693115944">
                      <w:marLeft w:val="0"/>
                      <w:marRight w:val="0"/>
                      <w:marTop w:val="0"/>
                      <w:marBottom w:val="0"/>
                      <w:divBdr>
                        <w:top w:val="none" w:sz="0" w:space="0" w:color="auto"/>
                        <w:left w:val="none" w:sz="0" w:space="0" w:color="auto"/>
                        <w:bottom w:val="none" w:sz="0" w:space="0" w:color="auto"/>
                        <w:right w:val="none" w:sz="0" w:space="0" w:color="auto"/>
                      </w:divBdr>
                      <w:divsChild>
                        <w:div w:id="1851941332">
                          <w:marLeft w:val="0"/>
                          <w:marRight w:val="0"/>
                          <w:marTop w:val="0"/>
                          <w:marBottom w:val="0"/>
                          <w:divBdr>
                            <w:top w:val="none" w:sz="0" w:space="0" w:color="auto"/>
                            <w:left w:val="none" w:sz="0" w:space="0" w:color="auto"/>
                            <w:bottom w:val="none" w:sz="0" w:space="0" w:color="auto"/>
                            <w:right w:val="none" w:sz="0" w:space="0" w:color="auto"/>
                          </w:divBdr>
                          <w:divsChild>
                            <w:div w:id="699009217">
                              <w:marLeft w:val="0"/>
                              <w:marRight w:val="0"/>
                              <w:marTop w:val="0"/>
                              <w:marBottom w:val="0"/>
                              <w:divBdr>
                                <w:top w:val="none" w:sz="0" w:space="0" w:color="auto"/>
                                <w:left w:val="none" w:sz="0" w:space="0" w:color="auto"/>
                                <w:bottom w:val="none" w:sz="0" w:space="0" w:color="auto"/>
                                <w:right w:val="none" w:sz="0" w:space="0" w:color="auto"/>
                              </w:divBdr>
                              <w:divsChild>
                                <w:div w:id="17567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5200">
                          <w:marLeft w:val="0"/>
                          <w:marRight w:val="0"/>
                          <w:marTop w:val="0"/>
                          <w:marBottom w:val="0"/>
                          <w:divBdr>
                            <w:top w:val="none" w:sz="0" w:space="0" w:color="auto"/>
                            <w:left w:val="none" w:sz="0" w:space="0" w:color="auto"/>
                            <w:bottom w:val="none" w:sz="0" w:space="0" w:color="auto"/>
                            <w:right w:val="none" w:sz="0" w:space="0" w:color="auto"/>
                          </w:divBdr>
                          <w:divsChild>
                            <w:div w:id="573977720">
                              <w:marLeft w:val="0"/>
                              <w:marRight w:val="0"/>
                              <w:marTop w:val="0"/>
                              <w:marBottom w:val="0"/>
                              <w:divBdr>
                                <w:top w:val="none" w:sz="0" w:space="0" w:color="auto"/>
                                <w:left w:val="none" w:sz="0" w:space="0" w:color="auto"/>
                                <w:bottom w:val="none" w:sz="0" w:space="0" w:color="auto"/>
                                <w:right w:val="none" w:sz="0" w:space="0" w:color="auto"/>
                              </w:divBdr>
                              <w:divsChild>
                                <w:div w:id="779035681">
                                  <w:marLeft w:val="0"/>
                                  <w:marRight w:val="0"/>
                                  <w:marTop w:val="0"/>
                                  <w:marBottom w:val="0"/>
                                  <w:divBdr>
                                    <w:top w:val="none" w:sz="0" w:space="0" w:color="auto"/>
                                    <w:left w:val="none" w:sz="0" w:space="0" w:color="auto"/>
                                    <w:bottom w:val="none" w:sz="0" w:space="0" w:color="auto"/>
                                    <w:right w:val="none" w:sz="0" w:space="0" w:color="auto"/>
                                  </w:divBdr>
                                  <w:divsChild>
                                    <w:div w:id="2056350141">
                                      <w:marLeft w:val="0"/>
                                      <w:marRight w:val="0"/>
                                      <w:marTop w:val="0"/>
                                      <w:marBottom w:val="0"/>
                                      <w:divBdr>
                                        <w:top w:val="none" w:sz="0" w:space="0" w:color="auto"/>
                                        <w:left w:val="none" w:sz="0" w:space="0" w:color="auto"/>
                                        <w:bottom w:val="none" w:sz="0" w:space="0" w:color="auto"/>
                                        <w:right w:val="none" w:sz="0" w:space="0" w:color="auto"/>
                                      </w:divBdr>
                                      <w:divsChild>
                                        <w:div w:id="11619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93630">
      <w:bodyDiv w:val="1"/>
      <w:marLeft w:val="0"/>
      <w:marRight w:val="0"/>
      <w:marTop w:val="0"/>
      <w:marBottom w:val="0"/>
      <w:divBdr>
        <w:top w:val="none" w:sz="0" w:space="0" w:color="auto"/>
        <w:left w:val="none" w:sz="0" w:space="0" w:color="auto"/>
        <w:bottom w:val="none" w:sz="0" w:space="0" w:color="auto"/>
        <w:right w:val="none" w:sz="0" w:space="0" w:color="auto"/>
      </w:divBdr>
      <w:divsChild>
        <w:div w:id="272057925">
          <w:marLeft w:val="0"/>
          <w:marRight w:val="0"/>
          <w:marTop w:val="0"/>
          <w:marBottom w:val="0"/>
          <w:divBdr>
            <w:top w:val="none" w:sz="0" w:space="0" w:color="auto"/>
            <w:left w:val="none" w:sz="0" w:space="0" w:color="auto"/>
            <w:bottom w:val="none" w:sz="0" w:space="0" w:color="auto"/>
            <w:right w:val="none" w:sz="0" w:space="0" w:color="auto"/>
          </w:divBdr>
          <w:divsChild>
            <w:div w:id="668368879">
              <w:marLeft w:val="0"/>
              <w:marRight w:val="0"/>
              <w:marTop w:val="0"/>
              <w:marBottom w:val="0"/>
              <w:divBdr>
                <w:top w:val="none" w:sz="0" w:space="0" w:color="auto"/>
                <w:left w:val="none" w:sz="0" w:space="0" w:color="auto"/>
                <w:bottom w:val="none" w:sz="0" w:space="0" w:color="auto"/>
                <w:right w:val="none" w:sz="0" w:space="0" w:color="auto"/>
              </w:divBdr>
              <w:divsChild>
                <w:div w:id="979843027">
                  <w:marLeft w:val="0"/>
                  <w:marRight w:val="0"/>
                  <w:marTop w:val="0"/>
                  <w:marBottom w:val="0"/>
                  <w:divBdr>
                    <w:top w:val="none" w:sz="0" w:space="0" w:color="auto"/>
                    <w:left w:val="none" w:sz="0" w:space="0" w:color="auto"/>
                    <w:bottom w:val="none" w:sz="0" w:space="0" w:color="auto"/>
                    <w:right w:val="none" w:sz="0" w:space="0" w:color="auto"/>
                  </w:divBdr>
                  <w:divsChild>
                    <w:div w:id="1941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5001">
              <w:marLeft w:val="0"/>
              <w:marRight w:val="0"/>
              <w:marTop w:val="0"/>
              <w:marBottom w:val="0"/>
              <w:divBdr>
                <w:top w:val="none" w:sz="0" w:space="0" w:color="auto"/>
                <w:left w:val="none" w:sz="0" w:space="0" w:color="auto"/>
                <w:bottom w:val="none" w:sz="0" w:space="0" w:color="auto"/>
                <w:right w:val="none" w:sz="0" w:space="0" w:color="auto"/>
              </w:divBdr>
            </w:div>
            <w:div w:id="2048020639">
              <w:marLeft w:val="0"/>
              <w:marRight w:val="0"/>
              <w:marTop w:val="0"/>
              <w:marBottom w:val="0"/>
              <w:divBdr>
                <w:top w:val="none" w:sz="0" w:space="0" w:color="auto"/>
                <w:left w:val="none" w:sz="0" w:space="0" w:color="auto"/>
                <w:bottom w:val="none" w:sz="0" w:space="0" w:color="auto"/>
                <w:right w:val="none" w:sz="0" w:space="0" w:color="auto"/>
              </w:divBdr>
              <w:divsChild>
                <w:div w:id="1845515987">
                  <w:marLeft w:val="0"/>
                  <w:marRight w:val="0"/>
                  <w:marTop w:val="0"/>
                  <w:marBottom w:val="0"/>
                  <w:divBdr>
                    <w:top w:val="none" w:sz="0" w:space="0" w:color="auto"/>
                    <w:left w:val="none" w:sz="0" w:space="0" w:color="auto"/>
                    <w:bottom w:val="none" w:sz="0" w:space="0" w:color="auto"/>
                    <w:right w:val="none" w:sz="0" w:space="0" w:color="auto"/>
                  </w:divBdr>
                  <w:divsChild>
                    <w:div w:id="1490710375">
                      <w:marLeft w:val="0"/>
                      <w:marRight w:val="0"/>
                      <w:marTop w:val="0"/>
                      <w:marBottom w:val="0"/>
                      <w:divBdr>
                        <w:top w:val="none" w:sz="0" w:space="0" w:color="auto"/>
                        <w:left w:val="none" w:sz="0" w:space="0" w:color="auto"/>
                        <w:bottom w:val="none" w:sz="0" w:space="0" w:color="auto"/>
                        <w:right w:val="none" w:sz="0" w:space="0" w:color="auto"/>
                      </w:divBdr>
                      <w:divsChild>
                        <w:div w:id="121929411">
                          <w:marLeft w:val="0"/>
                          <w:marRight w:val="0"/>
                          <w:marTop w:val="0"/>
                          <w:marBottom w:val="0"/>
                          <w:divBdr>
                            <w:top w:val="none" w:sz="0" w:space="0" w:color="auto"/>
                            <w:left w:val="none" w:sz="0" w:space="0" w:color="auto"/>
                            <w:bottom w:val="none" w:sz="0" w:space="0" w:color="auto"/>
                            <w:right w:val="none" w:sz="0" w:space="0" w:color="auto"/>
                          </w:divBdr>
                          <w:divsChild>
                            <w:div w:id="1856266474">
                              <w:marLeft w:val="0"/>
                              <w:marRight w:val="0"/>
                              <w:marTop w:val="0"/>
                              <w:marBottom w:val="0"/>
                              <w:divBdr>
                                <w:top w:val="none" w:sz="0" w:space="0" w:color="auto"/>
                                <w:left w:val="none" w:sz="0" w:space="0" w:color="auto"/>
                                <w:bottom w:val="none" w:sz="0" w:space="0" w:color="auto"/>
                                <w:right w:val="none" w:sz="0" w:space="0" w:color="auto"/>
                              </w:divBdr>
                              <w:divsChild>
                                <w:div w:id="945967359">
                                  <w:marLeft w:val="0"/>
                                  <w:marRight w:val="0"/>
                                  <w:marTop w:val="0"/>
                                  <w:marBottom w:val="0"/>
                                  <w:divBdr>
                                    <w:top w:val="none" w:sz="0" w:space="0" w:color="auto"/>
                                    <w:left w:val="none" w:sz="0" w:space="0" w:color="auto"/>
                                    <w:bottom w:val="none" w:sz="0" w:space="0" w:color="auto"/>
                                    <w:right w:val="none" w:sz="0" w:space="0" w:color="auto"/>
                                  </w:divBdr>
                                  <w:divsChild>
                                    <w:div w:id="467556646">
                                      <w:marLeft w:val="0"/>
                                      <w:marRight w:val="0"/>
                                      <w:marTop w:val="0"/>
                                      <w:marBottom w:val="0"/>
                                      <w:divBdr>
                                        <w:top w:val="none" w:sz="0" w:space="0" w:color="auto"/>
                                        <w:left w:val="none" w:sz="0" w:space="0" w:color="auto"/>
                                        <w:bottom w:val="none" w:sz="0" w:space="0" w:color="auto"/>
                                        <w:right w:val="none" w:sz="0" w:space="0" w:color="auto"/>
                                      </w:divBdr>
                                      <w:divsChild>
                                        <w:div w:id="8033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1785">
                          <w:marLeft w:val="0"/>
                          <w:marRight w:val="0"/>
                          <w:marTop w:val="0"/>
                          <w:marBottom w:val="0"/>
                          <w:divBdr>
                            <w:top w:val="none" w:sz="0" w:space="0" w:color="auto"/>
                            <w:left w:val="none" w:sz="0" w:space="0" w:color="auto"/>
                            <w:bottom w:val="none" w:sz="0" w:space="0" w:color="auto"/>
                            <w:right w:val="none" w:sz="0" w:space="0" w:color="auto"/>
                          </w:divBdr>
                          <w:divsChild>
                            <w:div w:id="513497603">
                              <w:marLeft w:val="0"/>
                              <w:marRight w:val="0"/>
                              <w:marTop w:val="0"/>
                              <w:marBottom w:val="0"/>
                              <w:divBdr>
                                <w:top w:val="none" w:sz="0" w:space="0" w:color="auto"/>
                                <w:left w:val="none" w:sz="0" w:space="0" w:color="auto"/>
                                <w:bottom w:val="none" w:sz="0" w:space="0" w:color="auto"/>
                                <w:right w:val="none" w:sz="0" w:space="0" w:color="auto"/>
                              </w:divBdr>
                              <w:divsChild>
                                <w:div w:id="19135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68533">
          <w:marLeft w:val="0"/>
          <w:marRight w:val="0"/>
          <w:marTop w:val="0"/>
          <w:marBottom w:val="0"/>
          <w:divBdr>
            <w:top w:val="none" w:sz="0" w:space="0" w:color="auto"/>
            <w:left w:val="none" w:sz="0" w:space="0" w:color="auto"/>
            <w:bottom w:val="none" w:sz="0" w:space="0" w:color="auto"/>
            <w:right w:val="none" w:sz="0" w:space="0" w:color="auto"/>
          </w:divBdr>
          <w:divsChild>
            <w:div w:id="634408407">
              <w:marLeft w:val="0"/>
              <w:marRight w:val="0"/>
              <w:marTop w:val="0"/>
              <w:marBottom w:val="0"/>
              <w:divBdr>
                <w:top w:val="none" w:sz="0" w:space="0" w:color="auto"/>
                <w:left w:val="none" w:sz="0" w:space="0" w:color="auto"/>
                <w:bottom w:val="none" w:sz="0" w:space="0" w:color="auto"/>
                <w:right w:val="none" w:sz="0" w:space="0" w:color="auto"/>
              </w:divBdr>
              <w:divsChild>
                <w:div w:id="1249926572">
                  <w:marLeft w:val="0"/>
                  <w:marRight w:val="0"/>
                  <w:marTop w:val="0"/>
                  <w:marBottom w:val="0"/>
                  <w:divBdr>
                    <w:top w:val="none" w:sz="0" w:space="0" w:color="auto"/>
                    <w:left w:val="none" w:sz="0" w:space="0" w:color="auto"/>
                    <w:bottom w:val="none" w:sz="0" w:space="0" w:color="auto"/>
                    <w:right w:val="none" w:sz="0" w:space="0" w:color="auto"/>
                  </w:divBdr>
                  <w:divsChild>
                    <w:div w:id="137264726">
                      <w:marLeft w:val="0"/>
                      <w:marRight w:val="0"/>
                      <w:marTop w:val="0"/>
                      <w:marBottom w:val="0"/>
                      <w:divBdr>
                        <w:top w:val="none" w:sz="0" w:space="0" w:color="auto"/>
                        <w:left w:val="none" w:sz="0" w:space="0" w:color="auto"/>
                        <w:bottom w:val="none" w:sz="0" w:space="0" w:color="auto"/>
                        <w:right w:val="none" w:sz="0" w:space="0" w:color="auto"/>
                      </w:divBdr>
                      <w:divsChild>
                        <w:div w:id="1304046839">
                          <w:marLeft w:val="0"/>
                          <w:marRight w:val="0"/>
                          <w:marTop w:val="0"/>
                          <w:marBottom w:val="0"/>
                          <w:divBdr>
                            <w:top w:val="none" w:sz="0" w:space="0" w:color="auto"/>
                            <w:left w:val="none" w:sz="0" w:space="0" w:color="auto"/>
                            <w:bottom w:val="none" w:sz="0" w:space="0" w:color="auto"/>
                            <w:right w:val="none" w:sz="0" w:space="0" w:color="auto"/>
                          </w:divBdr>
                          <w:divsChild>
                            <w:div w:id="316543846">
                              <w:marLeft w:val="0"/>
                              <w:marRight w:val="0"/>
                              <w:marTop w:val="0"/>
                              <w:marBottom w:val="0"/>
                              <w:divBdr>
                                <w:top w:val="none" w:sz="0" w:space="0" w:color="auto"/>
                                <w:left w:val="none" w:sz="0" w:space="0" w:color="auto"/>
                                <w:bottom w:val="none" w:sz="0" w:space="0" w:color="auto"/>
                                <w:right w:val="none" w:sz="0" w:space="0" w:color="auto"/>
                              </w:divBdr>
                              <w:divsChild>
                                <w:div w:id="15324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74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theme" Target="theme/theme1.xml"/><Relationship Id="rId21" Type="http://schemas.openxmlformats.org/officeDocument/2006/relationships/image" Target="media/image13.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sv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sv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1.sv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package" Target="embeddings/Microsoft_Excel_Worksheet.xlsx"/><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A66BD-EC47-4BA2-AD9D-2B2E50EA0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43</Pages>
  <Words>5795</Words>
  <Characters>33033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janaki ram</dc:creator>
  <cp:keywords/>
  <dc:description/>
  <cp:lastModifiedBy>janaki ram</cp:lastModifiedBy>
  <cp:revision>3</cp:revision>
  <dcterms:created xsi:type="dcterms:W3CDTF">2025-03-09T18:17:00Z</dcterms:created>
  <dcterms:modified xsi:type="dcterms:W3CDTF">2025-03-16T13:36:00Z</dcterms:modified>
</cp:coreProperties>
</file>